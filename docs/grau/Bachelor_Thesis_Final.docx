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352160" w14:textId="58263BBF" w:rsidR="001F675F" w:rsidRPr="001F675F" w:rsidRDefault="00E641D5" w:rsidP="00E32156">
      <w:pPr>
        <w:spacing w:after="480"/>
        <w:contextualSpacing/>
        <w:jc w:val="both"/>
        <w:rPr>
          <w:rFonts w:cs="Arial"/>
          <w:b/>
          <w:sz w:val="60"/>
          <w:szCs w:val="60"/>
        </w:rPr>
      </w:pPr>
      <w:r>
        <w:rPr>
          <w:rFonts w:cs="Arial"/>
          <w:b/>
          <w:noProof/>
          <w:sz w:val="60"/>
          <w:szCs w:val="60"/>
          <w:lang w:val="de-CH" w:eastAsia="zh-CN"/>
        </w:rPr>
        <w:drawing>
          <wp:anchor distT="0" distB="0" distL="114300" distR="114300" simplePos="0" relativeHeight="251658240" behindDoc="0" locked="0" layoutInCell="1" allowOverlap="1" wp14:anchorId="02481E4F" wp14:editId="3C18DF24">
            <wp:simplePos x="0" y="0"/>
            <wp:positionH relativeFrom="margin">
              <wp:align>center</wp:align>
            </wp:positionH>
            <wp:positionV relativeFrom="margin">
              <wp:align>top</wp:align>
            </wp:positionV>
            <wp:extent cx="2647315" cy="561340"/>
            <wp:effectExtent l="0" t="0" r="635" b="0"/>
            <wp:wrapSquare wrapText="bothSides"/>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px-University_of_St._Gallen_logo_english.svg.png"/>
                    <pic:cNvPicPr/>
                  </pic:nvPicPr>
                  <pic:blipFill>
                    <a:blip r:embed="rId8">
                      <a:extLst>
                        <a:ext uri="{28A0092B-C50C-407E-A947-70E740481C1C}">
                          <a14:useLocalDpi xmlns:a14="http://schemas.microsoft.com/office/drawing/2010/main" val="0"/>
                        </a:ext>
                      </a:extLst>
                    </a:blip>
                    <a:stretch>
                      <a:fillRect/>
                    </a:stretch>
                  </pic:blipFill>
                  <pic:spPr>
                    <a:xfrm>
                      <a:off x="0" y="0"/>
                      <a:ext cx="2647315" cy="561340"/>
                    </a:xfrm>
                    <a:prstGeom prst="rect">
                      <a:avLst/>
                    </a:prstGeom>
                  </pic:spPr>
                </pic:pic>
              </a:graphicData>
            </a:graphic>
            <wp14:sizeRelH relativeFrom="margin">
              <wp14:pctWidth>0</wp14:pctWidth>
            </wp14:sizeRelH>
            <wp14:sizeRelV relativeFrom="margin">
              <wp14:pctHeight>0</wp14:pctHeight>
            </wp14:sizeRelV>
          </wp:anchor>
        </w:drawing>
      </w:r>
    </w:p>
    <w:p w14:paraId="5E216F73" w14:textId="6B6A9EA3" w:rsidR="00E641D5" w:rsidRDefault="00E641D5" w:rsidP="00E32156">
      <w:pPr>
        <w:spacing w:after="480"/>
        <w:jc w:val="both"/>
        <w:rPr>
          <w:rFonts w:cs="Arial"/>
          <w:b/>
          <w:sz w:val="56"/>
          <w:szCs w:val="56"/>
        </w:rPr>
      </w:pPr>
      <w:r>
        <w:rPr>
          <w:rFonts w:cs="Arial"/>
          <w:sz w:val="44"/>
          <w:szCs w:val="56"/>
        </w:rPr>
        <w:t>_______________________________________________________</w:t>
      </w:r>
    </w:p>
    <w:p w14:paraId="7454C900" w14:textId="77777777" w:rsidR="00E641D5" w:rsidRDefault="00E641D5" w:rsidP="00E32156">
      <w:pPr>
        <w:spacing w:after="480"/>
        <w:jc w:val="both"/>
        <w:rPr>
          <w:rFonts w:cs="Arial"/>
          <w:b/>
          <w:sz w:val="56"/>
          <w:szCs w:val="56"/>
        </w:rPr>
      </w:pPr>
    </w:p>
    <w:p w14:paraId="73AFF384" w14:textId="5AECA929" w:rsidR="00E641D5" w:rsidRPr="00C43A78" w:rsidRDefault="00E641D5" w:rsidP="00496A38">
      <w:pPr>
        <w:spacing w:after="480"/>
        <w:jc w:val="center"/>
        <w:rPr>
          <w:rFonts w:cs="Arial"/>
          <w:sz w:val="44"/>
          <w:szCs w:val="56"/>
        </w:rPr>
      </w:pPr>
      <w:r w:rsidRPr="00C43A78">
        <w:rPr>
          <w:rFonts w:cs="Arial"/>
          <w:sz w:val="44"/>
          <w:szCs w:val="56"/>
        </w:rPr>
        <w:t>Bachelor Thesis</w:t>
      </w:r>
      <w:r w:rsidR="00C43A78" w:rsidRPr="00C43A78">
        <w:rPr>
          <w:rFonts w:cs="Arial"/>
          <w:sz w:val="44"/>
          <w:szCs w:val="56"/>
        </w:rPr>
        <w:t>:</w:t>
      </w:r>
    </w:p>
    <w:p w14:paraId="1C4E12C1" w14:textId="159C56F1" w:rsidR="001F675F" w:rsidRPr="001F675F" w:rsidRDefault="001F675F" w:rsidP="00496A38">
      <w:pPr>
        <w:spacing w:after="480"/>
        <w:jc w:val="center"/>
        <w:rPr>
          <w:rFonts w:cs="Arial"/>
          <w:b/>
          <w:sz w:val="56"/>
          <w:szCs w:val="56"/>
        </w:rPr>
      </w:pPr>
      <w:r w:rsidRPr="001F675F">
        <w:rPr>
          <w:rFonts w:cs="Arial"/>
          <w:b/>
          <w:sz w:val="56"/>
          <w:szCs w:val="56"/>
        </w:rPr>
        <w:t>Global Atlas for Renewable Energy</w:t>
      </w:r>
    </w:p>
    <w:p w14:paraId="7A323666" w14:textId="263690B2" w:rsidR="001F675F" w:rsidRPr="00DE131A" w:rsidRDefault="00DE131A" w:rsidP="00496A38">
      <w:pPr>
        <w:spacing w:after="480"/>
        <w:jc w:val="center"/>
        <w:rPr>
          <w:rFonts w:cs="Arial"/>
          <w:b/>
          <w:sz w:val="34"/>
          <w:szCs w:val="34"/>
        </w:rPr>
      </w:pPr>
      <w:r w:rsidRPr="00DE131A">
        <w:rPr>
          <w:rFonts w:cs="Arial"/>
          <w:b/>
          <w:sz w:val="34"/>
          <w:szCs w:val="34"/>
        </w:rPr>
        <w:t>Implementation Suggestions for a T</w:t>
      </w:r>
      <w:r w:rsidR="001F675F" w:rsidRPr="00DE131A">
        <w:rPr>
          <w:rFonts w:cs="Arial"/>
          <w:b/>
          <w:sz w:val="34"/>
          <w:szCs w:val="34"/>
        </w:rPr>
        <w:t>raining in Pakistan.</w:t>
      </w:r>
    </w:p>
    <w:p w14:paraId="735DE169" w14:textId="77777777" w:rsidR="001F675F" w:rsidRPr="001F675F" w:rsidRDefault="001F675F" w:rsidP="00E32156">
      <w:pPr>
        <w:jc w:val="both"/>
        <w:rPr>
          <w:rFonts w:cs="Arial"/>
        </w:rPr>
      </w:pPr>
    </w:p>
    <w:p w14:paraId="45A0FFC2" w14:textId="77777777" w:rsidR="001F675F" w:rsidRPr="001F675F" w:rsidRDefault="001F675F" w:rsidP="00E32156">
      <w:pPr>
        <w:jc w:val="both"/>
        <w:rPr>
          <w:rFonts w:cs="Arial"/>
        </w:rPr>
      </w:pPr>
    </w:p>
    <w:p w14:paraId="4C809BFA" w14:textId="77777777" w:rsidR="001F675F" w:rsidRPr="001F675F" w:rsidRDefault="001F675F" w:rsidP="00E32156">
      <w:pPr>
        <w:jc w:val="both"/>
        <w:rPr>
          <w:rFonts w:cs="Arial"/>
        </w:rPr>
      </w:pPr>
    </w:p>
    <w:p w14:paraId="7CECB23D" w14:textId="77777777" w:rsidR="001F675F" w:rsidRPr="001F675F" w:rsidRDefault="001F675F" w:rsidP="00E32156">
      <w:pPr>
        <w:jc w:val="both"/>
        <w:rPr>
          <w:rFonts w:cs="Arial"/>
        </w:rPr>
      </w:pPr>
    </w:p>
    <w:p w14:paraId="1F7EC7FF" w14:textId="7827C025" w:rsidR="001F675F" w:rsidRPr="004B6140" w:rsidRDefault="00C43A78" w:rsidP="00496A38">
      <w:pPr>
        <w:jc w:val="center"/>
        <w:rPr>
          <w:rFonts w:cs="Arial"/>
          <w:b/>
          <w:sz w:val="32"/>
          <w:lang w:val="de-CH"/>
        </w:rPr>
      </w:pPr>
      <w:r w:rsidRPr="004B6140">
        <w:rPr>
          <w:rFonts w:cs="Arial"/>
          <w:b/>
          <w:sz w:val="32"/>
          <w:lang w:val="de-CH"/>
        </w:rPr>
        <w:t>Jan Grau</w:t>
      </w:r>
    </w:p>
    <w:p w14:paraId="44226FCC" w14:textId="37359155" w:rsidR="00C43A78" w:rsidRPr="004B6140" w:rsidRDefault="00C43A78" w:rsidP="00496A38">
      <w:pPr>
        <w:jc w:val="center"/>
        <w:rPr>
          <w:rFonts w:cs="Arial"/>
          <w:sz w:val="32"/>
          <w:lang w:val="de-CH"/>
        </w:rPr>
      </w:pPr>
      <w:r w:rsidRPr="004B6140">
        <w:rPr>
          <w:rFonts w:cs="Arial"/>
          <w:sz w:val="32"/>
          <w:lang w:val="de-CH"/>
        </w:rPr>
        <w:t>12-607-966</w:t>
      </w:r>
    </w:p>
    <w:p w14:paraId="07445252" w14:textId="7D1ADF89" w:rsidR="00C43A78" w:rsidRPr="004B6140" w:rsidRDefault="00C43A78" w:rsidP="00496A38">
      <w:pPr>
        <w:jc w:val="center"/>
        <w:rPr>
          <w:rFonts w:cs="Arial"/>
          <w:sz w:val="32"/>
          <w:lang w:val="de-CH"/>
        </w:rPr>
      </w:pPr>
      <w:r w:rsidRPr="004B6140">
        <w:rPr>
          <w:rFonts w:cs="Arial"/>
          <w:sz w:val="32"/>
          <w:lang w:val="de-CH"/>
        </w:rPr>
        <w:t>Ahornstrasse 4</w:t>
      </w:r>
    </w:p>
    <w:p w14:paraId="6316CF48" w14:textId="0AFE7792" w:rsidR="00C43A78" w:rsidRPr="004B6140" w:rsidRDefault="00C43A78" w:rsidP="00496A38">
      <w:pPr>
        <w:jc w:val="center"/>
        <w:rPr>
          <w:rFonts w:cs="Arial"/>
          <w:sz w:val="32"/>
          <w:lang w:val="de-CH"/>
        </w:rPr>
      </w:pPr>
      <w:r w:rsidRPr="004B6140">
        <w:rPr>
          <w:rFonts w:cs="Arial"/>
          <w:sz w:val="32"/>
          <w:lang w:val="de-CH"/>
        </w:rPr>
        <w:t>9523 Züberwangen</w:t>
      </w:r>
    </w:p>
    <w:p w14:paraId="1FB67F12" w14:textId="1D1541C6" w:rsidR="00C43A78" w:rsidRPr="004B6140" w:rsidRDefault="00C43A78" w:rsidP="00496A38">
      <w:pPr>
        <w:jc w:val="center"/>
        <w:rPr>
          <w:rFonts w:cs="Arial"/>
          <w:sz w:val="32"/>
          <w:lang w:val="de-CH"/>
        </w:rPr>
      </w:pPr>
      <w:r w:rsidRPr="004B6140">
        <w:rPr>
          <w:rFonts w:cs="Arial"/>
          <w:sz w:val="32"/>
          <w:lang w:val="de-CH"/>
        </w:rPr>
        <w:t>jan.grau@student.unisg.ch</w:t>
      </w:r>
    </w:p>
    <w:p w14:paraId="440B47ED" w14:textId="77777777" w:rsidR="001F675F" w:rsidRPr="004B6140" w:rsidRDefault="001F675F" w:rsidP="00496A38">
      <w:pPr>
        <w:jc w:val="center"/>
        <w:rPr>
          <w:rFonts w:cs="Arial"/>
          <w:lang w:val="de-CH"/>
        </w:rPr>
      </w:pPr>
    </w:p>
    <w:p w14:paraId="1393EE02" w14:textId="77777777" w:rsidR="001F675F" w:rsidRPr="004B6140" w:rsidRDefault="001F675F" w:rsidP="00496A38">
      <w:pPr>
        <w:jc w:val="center"/>
        <w:rPr>
          <w:rFonts w:cs="Arial"/>
          <w:lang w:val="de-CH"/>
        </w:rPr>
      </w:pPr>
    </w:p>
    <w:p w14:paraId="36F7736C" w14:textId="77777777" w:rsidR="001F675F" w:rsidRPr="004B6140" w:rsidRDefault="001F675F" w:rsidP="00496A38">
      <w:pPr>
        <w:jc w:val="center"/>
        <w:rPr>
          <w:rFonts w:cs="Arial"/>
          <w:lang w:val="de-CH"/>
        </w:rPr>
      </w:pPr>
    </w:p>
    <w:p w14:paraId="4E13C775" w14:textId="77777777" w:rsidR="001F675F" w:rsidRPr="004B6140" w:rsidRDefault="001F675F" w:rsidP="00496A38">
      <w:pPr>
        <w:jc w:val="center"/>
        <w:rPr>
          <w:rFonts w:cs="Arial"/>
          <w:lang w:val="de-CH"/>
        </w:rPr>
      </w:pPr>
    </w:p>
    <w:p w14:paraId="67D7A972" w14:textId="77777777" w:rsidR="001F675F" w:rsidRPr="004B6140" w:rsidRDefault="001F675F" w:rsidP="00496A38">
      <w:pPr>
        <w:jc w:val="center"/>
        <w:rPr>
          <w:rFonts w:cs="Arial"/>
          <w:lang w:val="de-CH"/>
        </w:rPr>
      </w:pPr>
    </w:p>
    <w:p w14:paraId="578C615D" w14:textId="03164467" w:rsidR="001F675F" w:rsidRPr="00C43A78" w:rsidRDefault="00C43A78" w:rsidP="00496A38">
      <w:pPr>
        <w:jc w:val="center"/>
        <w:rPr>
          <w:rFonts w:cs="Arial"/>
          <w:sz w:val="28"/>
        </w:rPr>
      </w:pPr>
      <w:r w:rsidRPr="00C43A78">
        <w:rPr>
          <w:rFonts w:cs="Arial"/>
          <w:sz w:val="28"/>
        </w:rPr>
        <w:t>Referee:</w:t>
      </w:r>
    </w:p>
    <w:p w14:paraId="3F801CA7" w14:textId="6C8127D9" w:rsidR="001F675F" w:rsidRPr="00C43A78" w:rsidRDefault="00C43A78" w:rsidP="00496A38">
      <w:pPr>
        <w:tabs>
          <w:tab w:val="left" w:pos="3544"/>
          <w:tab w:val="left" w:pos="6804"/>
        </w:tabs>
        <w:jc w:val="center"/>
        <w:rPr>
          <w:rFonts w:cs="Arial"/>
          <w:b/>
          <w:sz w:val="28"/>
        </w:rPr>
      </w:pPr>
      <w:r w:rsidRPr="00C43A78">
        <w:rPr>
          <w:rFonts w:cs="Arial"/>
          <w:b/>
          <w:sz w:val="28"/>
        </w:rPr>
        <w:t>Prof. Dr. Rolf Wüstenhagen</w:t>
      </w:r>
    </w:p>
    <w:p w14:paraId="30D813C7" w14:textId="311BFCBC" w:rsidR="001F675F" w:rsidRPr="00C43A78" w:rsidRDefault="00C43A78" w:rsidP="00496A38">
      <w:pPr>
        <w:tabs>
          <w:tab w:val="left" w:pos="3544"/>
          <w:tab w:val="left" w:pos="6804"/>
        </w:tabs>
        <w:jc w:val="center"/>
        <w:rPr>
          <w:rFonts w:cs="Arial"/>
          <w:sz w:val="28"/>
        </w:rPr>
      </w:pPr>
      <w:r w:rsidRPr="00C43A78">
        <w:rPr>
          <w:rFonts w:cs="Arial"/>
          <w:sz w:val="28"/>
        </w:rPr>
        <w:t>Chair for Management of Renewable Energies</w:t>
      </w:r>
    </w:p>
    <w:p w14:paraId="3B3B6DF5" w14:textId="49C5B2B3" w:rsidR="001F675F" w:rsidRPr="00C43A78" w:rsidRDefault="00C43A78" w:rsidP="00496A38">
      <w:pPr>
        <w:jc w:val="center"/>
        <w:rPr>
          <w:rFonts w:cs="Arial"/>
          <w:sz w:val="28"/>
        </w:rPr>
      </w:pPr>
      <w:r w:rsidRPr="00C43A78">
        <w:rPr>
          <w:rFonts w:cs="Arial"/>
          <w:sz w:val="28"/>
        </w:rPr>
        <w:t>University of St. Gallen</w:t>
      </w:r>
    </w:p>
    <w:p w14:paraId="71F62D5D" w14:textId="77777777" w:rsidR="001F675F" w:rsidRPr="001F675F" w:rsidRDefault="001F675F" w:rsidP="00E32156">
      <w:pPr>
        <w:jc w:val="both"/>
        <w:rPr>
          <w:rFonts w:cs="Arial"/>
        </w:rPr>
      </w:pPr>
    </w:p>
    <w:p w14:paraId="3BDDEAC8" w14:textId="77777777" w:rsidR="001F675F" w:rsidRDefault="001F675F" w:rsidP="00E32156">
      <w:pPr>
        <w:jc w:val="both"/>
      </w:pPr>
    </w:p>
    <w:p w14:paraId="21354C1C" w14:textId="77777777" w:rsidR="003247E4" w:rsidRDefault="003247E4" w:rsidP="00E32156">
      <w:pPr>
        <w:jc w:val="both"/>
      </w:pPr>
    </w:p>
    <w:p w14:paraId="4B84BCF8" w14:textId="77777777" w:rsidR="001F675F" w:rsidRDefault="001F675F" w:rsidP="00E32156">
      <w:pPr>
        <w:jc w:val="both"/>
      </w:pPr>
    </w:p>
    <w:p w14:paraId="67D9C8C1" w14:textId="6522EC8B" w:rsidR="00BD02F4" w:rsidRPr="001F675F" w:rsidRDefault="00620C5A" w:rsidP="00496A38">
      <w:pPr>
        <w:jc w:val="center"/>
      </w:pPr>
      <w:r>
        <w:t xml:space="preserve">November </w:t>
      </w:r>
      <w:r w:rsidR="00614225">
        <w:t>2</w:t>
      </w:r>
      <w:del w:id="0" w:author="Grau Jan, ENT-BIZ-PSR-ANA-DA" w:date="2015-11-06T19:59:00Z">
        <w:r w:rsidR="00614225" w:rsidDel="00BC5FC8">
          <w:rPr>
            <w:vertAlign w:val="superscript"/>
          </w:rPr>
          <w:delText>nd</w:delText>
        </w:r>
      </w:del>
      <w:r>
        <w:t>,</w:t>
      </w:r>
      <w:r w:rsidR="008078A4">
        <w:t xml:space="preserve"> 2015</w:t>
      </w:r>
    </w:p>
    <w:p w14:paraId="02D2A0A1" w14:textId="77777777" w:rsidR="00C43A78" w:rsidRDefault="00C43A78" w:rsidP="00E32156">
      <w:pPr>
        <w:spacing w:after="480"/>
        <w:jc w:val="both"/>
        <w:rPr>
          <w:rFonts w:cs="Arial"/>
          <w:b/>
          <w:sz w:val="56"/>
          <w:szCs w:val="56"/>
        </w:rPr>
      </w:pPr>
      <w:r>
        <w:rPr>
          <w:rFonts w:cs="Arial"/>
          <w:sz w:val="44"/>
          <w:szCs w:val="56"/>
        </w:rPr>
        <w:t>_______________________________________________________</w:t>
      </w:r>
    </w:p>
    <w:p w14:paraId="4E980F8A" w14:textId="77777777" w:rsidR="00FB59C8" w:rsidRDefault="00FB59C8" w:rsidP="00E32156">
      <w:pPr>
        <w:spacing w:line="360" w:lineRule="auto"/>
        <w:jc w:val="both"/>
      </w:pPr>
      <w:r>
        <w:lastRenderedPageBreak/>
        <w:t>Abstract English</w:t>
      </w:r>
    </w:p>
    <w:p w14:paraId="1D36B930" w14:textId="77777777" w:rsidR="00FB59C8" w:rsidRDefault="00FB59C8" w:rsidP="00E32156">
      <w:pPr>
        <w:spacing w:line="360" w:lineRule="auto"/>
        <w:jc w:val="both"/>
      </w:pPr>
    </w:p>
    <w:p w14:paraId="676C49EF" w14:textId="1E3ADA78" w:rsidR="00FB59C8" w:rsidRDefault="00CD21BB" w:rsidP="00E32156">
      <w:pPr>
        <w:spacing w:line="360" w:lineRule="auto"/>
        <w:jc w:val="both"/>
      </w:pPr>
      <w:r>
        <w:t>This thesis deals with the future of the Global Atlas for Renewable Energy.</w:t>
      </w:r>
      <w:r w:rsidR="00EE1BC3">
        <w:t xml:space="preserve"> The first part evaluates the Global Atlas platform and then elaborates upon the </w:t>
      </w:r>
      <w:r w:rsidR="00204758">
        <w:t xml:space="preserve">need </w:t>
      </w:r>
      <w:del w:id="1" w:author="Grau Jan, ENT-BIZ-PSR-ANA-DA" w:date="2015-11-06T19:59:00Z">
        <w:r w:rsidR="00204758" w:rsidDel="00BC5FC8">
          <w:delText xml:space="preserve">of </w:delText>
        </w:r>
      </w:del>
      <w:ins w:id="2" w:author="Grau Jan, ENT-BIZ-PSR-ANA-DA" w:date="2015-11-06T19:59:00Z">
        <w:r w:rsidR="00BC5FC8">
          <w:t xml:space="preserve">for </w:t>
        </w:r>
      </w:ins>
      <w:r w:rsidR="00204758">
        <w:t xml:space="preserve">a </w:t>
      </w:r>
      <w:r w:rsidR="00EE1BC3">
        <w:t>decision making process</w:t>
      </w:r>
      <w:r w:rsidR="00204758">
        <w:t xml:space="preserve"> analysis</w:t>
      </w:r>
      <w:r w:rsidR="00EE1BC3">
        <w:t xml:space="preserve"> in the renewable energy sector of Pakistan</w:t>
      </w:r>
      <w:r w:rsidR="00204758">
        <w:t xml:space="preserve"> for deducing training implementation suggestions of the Global Atlas</w:t>
      </w:r>
      <w:r w:rsidR="00EE1BC3">
        <w:t>. In order to establish a clear scope, emphasis was put on large institutional players, including the government sector as well as the largest wind and solar plant developers</w:t>
      </w:r>
      <w:r>
        <w:t xml:space="preserve">. </w:t>
      </w:r>
      <w:r w:rsidR="00386272">
        <w:t>Following an outline of the theory behind the decision making process, t</w:t>
      </w:r>
      <w:r>
        <w:t xml:space="preserve">he </w:t>
      </w:r>
      <w:r w:rsidR="008338EB">
        <w:t>semi-structured interviews</w:t>
      </w:r>
      <w:r>
        <w:t xml:space="preserve"> w</w:t>
      </w:r>
      <w:r w:rsidR="008338EB">
        <w:t>ere conducted with</w:t>
      </w:r>
      <w:r>
        <w:t xml:space="preserve"> expert</w:t>
      </w:r>
      <w:r w:rsidR="004426D2">
        <w:t>s</w:t>
      </w:r>
      <w:r>
        <w:t xml:space="preserve"> </w:t>
      </w:r>
      <w:r w:rsidR="008338EB">
        <w:t>from</w:t>
      </w:r>
      <w:r>
        <w:t xml:space="preserve"> the individual</w:t>
      </w:r>
      <w:r w:rsidR="00386272">
        <w:t xml:space="preserve"> institutions. The results of the interviews</w:t>
      </w:r>
      <w:r w:rsidR="00204758">
        <w:t xml:space="preserve"> </w:t>
      </w:r>
      <w:r w:rsidR="00386272">
        <w:t>were taken into consideration with the analysis of the Global Atlas in order to intricate</w:t>
      </w:r>
      <w:r w:rsidR="00204758">
        <w:t xml:space="preserve"> the</w:t>
      </w:r>
      <w:r w:rsidR="00386272">
        <w:t xml:space="preserve"> implementation suggestions for a training of the tool in Pakistan. The thesis was able to show that a cooperation with donor agencies would be recommendable. Furthermore, the Global Atlas should choose an expert-based approach for the training in order to leverage the usage and user base accordingly. The third implementation suggestion</w:t>
      </w:r>
      <w:del w:id="3" w:author="Grau Jan, ENT-BIZ-PSR-ANA-DA" w:date="2015-11-06T19:59:00Z">
        <w:r w:rsidR="00386272" w:rsidDel="00BC5FC8">
          <w:delText>s</w:delText>
        </w:r>
      </w:del>
      <w:r w:rsidR="00386272">
        <w:t xml:space="preserve"> is to keep the materials for the training online.</w:t>
      </w:r>
    </w:p>
    <w:p w14:paraId="405D508F" w14:textId="77777777" w:rsidR="00FB59C8" w:rsidRDefault="00FB59C8" w:rsidP="00E32156">
      <w:pPr>
        <w:spacing w:line="360" w:lineRule="auto"/>
        <w:jc w:val="both"/>
      </w:pPr>
    </w:p>
    <w:p w14:paraId="56E845A8" w14:textId="77777777" w:rsidR="00FB59C8" w:rsidRDefault="00FB59C8" w:rsidP="00E32156">
      <w:pPr>
        <w:spacing w:line="360" w:lineRule="auto"/>
        <w:jc w:val="both"/>
      </w:pPr>
    </w:p>
    <w:p w14:paraId="27C5115A" w14:textId="77777777" w:rsidR="00FB59C8" w:rsidRDefault="00FB59C8" w:rsidP="00E32156">
      <w:pPr>
        <w:spacing w:line="360" w:lineRule="auto"/>
        <w:jc w:val="both"/>
      </w:pPr>
    </w:p>
    <w:p w14:paraId="56B44D95" w14:textId="77777777" w:rsidR="00386272" w:rsidRPr="00BA06FA" w:rsidRDefault="00FB59C8" w:rsidP="00E32156">
      <w:pPr>
        <w:spacing w:line="360" w:lineRule="auto"/>
        <w:jc w:val="both"/>
        <w:rPr>
          <w:lang w:val="de-CH"/>
        </w:rPr>
      </w:pPr>
      <w:r w:rsidRPr="00BA06FA">
        <w:rPr>
          <w:lang w:val="de-CH"/>
        </w:rPr>
        <w:t>Abstract German</w:t>
      </w:r>
    </w:p>
    <w:p w14:paraId="252A409A" w14:textId="0AE19C75" w:rsidR="001F675F" w:rsidRPr="00386272" w:rsidRDefault="00386272" w:rsidP="00E32156">
      <w:pPr>
        <w:spacing w:line="360" w:lineRule="auto"/>
        <w:jc w:val="both"/>
        <w:rPr>
          <w:lang w:val="de-CH"/>
        </w:rPr>
      </w:pPr>
      <w:r w:rsidRPr="00386272">
        <w:rPr>
          <w:lang w:val="de-CH"/>
        </w:rPr>
        <w:t>Diese</w:t>
      </w:r>
      <w:r>
        <w:rPr>
          <w:lang w:val="de-CH"/>
        </w:rPr>
        <w:t xml:space="preserve"> Bachelorarbeit handelt über die Zukunft des Global Atlas for Renwable Energy. </w:t>
      </w:r>
      <w:r w:rsidR="008338EB">
        <w:rPr>
          <w:lang w:val="de-CH"/>
        </w:rPr>
        <w:t xml:space="preserve">In einem ersten Schritt wurde das Umfeld des Global Atlas einer Analyse unterzogen. Auf dieser Analyse basierend, wurde die Wichtigkeit einer Entscheidungsprozess Analyse erarbeitet. Um konkrete Resultate zu erzielen wurde der Fokus auf grosse Institutionen, namentlich die Regierungsorganisationen sowie die grössten Solar- wie auch Windanlagenanbieter gelegt. Einer genaueren Betrachtung der Theorie über Entscheidungsprozesse folgend, wurden semi-strukturierte Interviews mit Experten der einzelnen Organisationen durchgeführt. Zusammen mit der Umfeldanalyse des Global Atlas wurden Handlungsempfehlungen herausgearbeitet. The Arbeit war in der Lage zu zeigen, dass eine Kooperation mit Gönnerorganisationen vorteilhaft wäre. Zusätzlich sollte ein Experten-basierten Ansatz für das Training gewählt werden, um sicherzustellen, dass das Potenzial des Atlas </w:t>
      </w:r>
      <w:r w:rsidR="004D59F4">
        <w:rPr>
          <w:lang w:val="de-CH"/>
        </w:rPr>
        <w:t>auch voll ausgeschöpft werden kann. Die dritte Handlungsempfehlung ist der Ratschlag, dass Material für das Training die ganze Zeit online zu haben.</w:t>
      </w:r>
      <w:r w:rsidR="00FB59C8" w:rsidRPr="00386272">
        <w:rPr>
          <w:lang w:val="de-CH"/>
        </w:rPr>
        <w:br w:type="page"/>
      </w:r>
    </w:p>
    <w:sdt>
      <w:sdtPr>
        <w:rPr>
          <w:rFonts w:asciiTheme="minorHAnsi" w:eastAsiaTheme="minorEastAsia" w:hAnsiTheme="minorHAnsi" w:cstheme="minorBidi"/>
          <w:b w:val="0"/>
          <w:bCs w:val="0"/>
          <w:color w:val="auto"/>
          <w:sz w:val="24"/>
          <w:szCs w:val="24"/>
          <w:lang w:val="en-US"/>
        </w:rPr>
        <w:id w:val="-1898660169"/>
        <w:docPartObj>
          <w:docPartGallery w:val="Table of Contents"/>
          <w:docPartUnique/>
        </w:docPartObj>
      </w:sdtPr>
      <w:sdtEndPr>
        <w:rPr>
          <w:noProof/>
        </w:rPr>
      </w:sdtEndPr>
      <w:sdtContent>
        <w:p w14:paraId="5EF27482" w14:textId="5ECE937C" w:rsidR="00F76250" w:rsidRPr="006F6CA6" w:rsidRDefault="008078A4" w:rsidP="00E32156">
          <w:pPr>
            <w:pStyle w:val="Inhaltsverzeichnisberschrift"/>
            <w:jc w:val="both"/>
            <w:rPr>
              <w:color w:val="808080" w:themeColor="background1" w:themeShade="80"/>
              <w:lang w:val="en-US"/>
            </w:rPr>
          </w:pPr>
          <w:r w:rsidRPr="006F6CA6">
            <w:rPr>
              <w:color w:val="808080" w:themeColor="background1" w:themeShade="80"/>
              <w:lang w:val="en-US"/>
            </w:rPr>
            <w:t>Content</w:t>
          </w:r>
        </w:p>
        <w:p w14:paraId="10E2079A" w14:textId="77777777" w:rsidR="00C81CCD" w:rsidRDefault="00F76250">
          <w:pPr>
            <w:pStyle w:val="Verzeichnis1"/>
            <w:tabs>
              <w:tab w:val="left" w:pos="480"/>
              <w:tab w:val="right" w:pos="9056"/>
            </w:tabs>
            <w:rPr>
              <w:b w:val="0"/>
              <w:noProof/>
              <w:lang w:val="de-CH" w:eastAsia="zh-CN"/>
            </w:rPr>
          </w:pPr>
          <w:r>
            <w:rPr>
              <w:b w:val="0"/>
            </w:rPr>
            <w:fldChar w:fldCharType="begin"/>
          </w:r>
          <w:r w:rsidR="00C5251C">
            <w:instrText>TOC</w:instrText>
          </w:r>
          <w:r>
            <w:instrText xml:space="preserve"> \o "1-3" \h \z \u</w:instrText>
          </w:r>
          <w:r>
            <w:rPr>
              <w:b w:val="0"/>
            </w:rPr>
            <w:fldChar w:fldCharType="separate"/>
          </w:r>
          <w:hyperlink w:anchor="_Toc434241877" w:history="1">
            <w:r w:rsidR="00C81CCD" w:rsidRPr="00595BD2">
              <w:rPr>
                <w:rStyle w:val="Hyperlink"/>
                <w:rFonts w:asciiTheme="majorHAnsi" w:hAnsiTheme="majorHAnsi"/>
                <w:noProof/>
              </w:rPr>
              <w:t>I.</w:t>
            </w:r>
            <w:r w:rsidR="00C81CCD">
              <w:rPr>
                <w:b w:val="0"/>
                <w:noProof/>
                <w:lang w:val="de-CH" w:eastAsia="zh-CN"/>
              </w:rPr>
              <w:tab/>
            </w:r>
            <w:r w:rsidR="00C81CCD" w:rsidRPr="00595BD2">
              <w:rPr>
                <w:rStyle w:val="Hyperlink"/>
                <w:rFonts w:asciiTheme="majorHAnsi" w:hAnsiTheme="majorHAnsi"/>
                <w:noProof/>
              </w:rPr>
              <w:t>List of Abbreviations</w:t>
            </w:r>
            <w:r w:rsidR="00C81CCD">
              <w:rPr>
                <w:noProof/>
                <w:webHidden/>
              </w:rPr>
              <w:tab/>
            </w:r>
            <w:r w:rsidR="00C81CCD">
              <w:rPr>
                <w:noProof/>
                <w:webHidden/>
              </w:rPr>
              <w:fldChar w:fldCharType="begin"/>
            </w:r>
            <w:r w:rsidR="00C81CCD">
              <w:rPr>
                <w:noProof/>
                <w:webHidden/>
              </w:rPr>
              <w:instrText xml:space="preserve"> PAGEREF _Toc434241877 \h </w:instrText>
            </w:r>
            <w:r w:rsidR="00C81CCD">
              <w:rPr>
                <w:noProof/>
                <w:webHidden/>
              </w:rPr>
            </w:r>
            <w:r w:rsidR="00C81CCD">
              <w:rPr>
                <w:noProof/>
                <w:webHidden/>
              </w:rPr>
              <w:fldChar w:fldCharType="separate"/>
            </w:r>
            <w:r w:rsidR="008D3461">
              <w:rPr>
                <w:noProof/>
                <w:webHidden/>
              </w:rPr>
              <w:t>4</w:t>
            </w:r>
            <w:r w:rsidR="00C81CCD">
              <w:rPr>
                <w:noProof/>
                <w:webHidden/>
              </w:rPr>
              <w:fldChar w:fldCharType="end"/>
            </w:r>
          </w:hyperlink>
        </w:p>
        <w:p w14:paraId="4A4A63CE" w14:textId="77777777" w:rsidR="00C81CCD" w:rsidRDefault="00BC5FC8">
          <w:pPr>
            <w:pStyle w:val="Verzeichnis1"/>
            <w:tabs>
              <w:tab w:val="left" w:pos="480"/>
              <w:tab w:val="right" w:pos="9056"/>
            </w:tabs>
            <w:rPr>
              <w:b w:val="0"/>
              <w:noProof/>
              <w:lang w:val="de-CH" w:eastAsia="zh-CN"/>
            </w:rPr>
          </w:pPr>
          <w:hyperlink w:anchor="_Toc434241878" w:history="1">
            <w:r w:rsidR="00C81CCD" w:rsidRPr="00595BD2">
              <w:rPr>
                <w:rStyle w:val="Hyperlink"/>
                <w:rFonts w:asciiTheme="majorHAnsi" w:hAnsiTheme="majorHAnsi"/>
                <w:noProof/>
              </w:rPr>
              <w:t>II.</w:t>
            </w:r>
            <w:r w:rsidR="00C81CCD">
              <w:rPr>
                <w:b w:val="0"/>
                <w:noProof/>
                <w:lang w:val="de-CH" w:eastAsia="zh-CN"/>
              </w:rPr>
              <w:tab/>
            </w:r>
            <w:r w:rsidR="00C81CCD" w:rsidRPr="00595BD2">
              <w:rPr>
                <w:rStyle w:val="Hyperlink"/>
                <w:rFonts w:asciiTheme="majorHAnsi" w:hAnsiTheme="majorHAnsi"/>
                <w:noProof/>
              </w:rPr>
              <w:t>List of Tables</w:t>
            </w:r>
            <w:r w:rsidR="00C81CCD">
              <w:rPr>
                <w:noProof/>
                <w:webHidden/>
              </w:rPr>
              <w:tab/>
            </w:r>
            <w:r w:rsidR="00C81CCD">
              <w:rPr>
                <w:noProof/>
                <w:webHidden/>
              </w:rPr>
              <w:fldChar w:fldCharType="begin"/>
            </w:r>
            <w:r w:rsidR="00C81CCD">
              <w:rPr>
                <w:noProof/>
                <w:webHidden/>
              </w:rPr>
              <w:instrText xml:space="preserve"> PAGEREF _Toc434241878 \h </w:instrText>
            </w:r>
            <w:r w:rsidR="00C81CCD">
              <w:rPr>
                <w:noProof/>
                <w:webHidden/>
              </w:rPr>
            </w:r>
            <w:r w:rsidR="00C81CCD">
              <w:rPr>
                <w:noProof/>
                <w:webHidden/>
              </w:rPr>
              <w:fldChar w:fldCharType="separate"/>
            </w:r>
            <w:r w:rsidR="008D3461">
              <w:rPr>
                <w:noProof/>
                <w:webHidden/>
              </w:rPr>
              <w:t>4</w:t>
            </w:r>
            <w:r w:rsidR="00C81CCD">
              <w:rPr>
                <w:noProof/>
                <w:webHidden/>
              </w:rPr>
              <w:fldChar w:fldCharType="end"/>
            </w:r>
          </w:hyperlink>
        </w:p>
        <w:p w14:paraId="22E3ACE8" w14:textId="77777777" w:rsidR="00C81CCD" w:rsidRDefault="00BC5FC8">
          <w:pPr>
            <w:pStyle w:val="Verzeichnis1"/>
            <w:tabs>
              <w:tab w:val="left" w:pos="480"/>
              <w:tab w:val="right" w:pos="9056"/>
            </w:tabs>
            <w:rPr>
              <w:b w:val="0"/>
              <w:noProof/>
              <w:lang w:val="de-CH" w:eastAsia="zh-CN"/>
            </w:rPr>
          </w:pPr>
          <w:hyperlink w:anchor="_Toc434241879" w:history="1">
            <w:r w:rsidR="00C81CCD" w:rsidRPr="00595BD2">
              <w:rPr>
                <w:rStyle w:val="Hyperlink"/>
                <w:rFonts w:asciiTheme="majorHAnsi" w:hAnsiTheme="majorHAnsi"/>
                <w:noProof/>
              </w:rPr>
              <w:t>III.</w:t>
            </w:r>
            <w:r w:rsidR="00C81CCD">
              <w:rPr>
                <w:b w:val="0"/>
                <w:noProof/>
                <w:lang w:val="de-CH" w:eastAsia="zh-CN"/>
              </w:rPr>
              <w:tab/>
            </w:r>
            <w:r w:rsidR="00C81CCD" w:rsidRPr="00595BD2">
              <w:rPr>
                <w:rStyle w:val="Hyperlink"/>
                <w:rFonts w:asciiTheme="majorHAnsi" w:hAnsiTheme="majorHAnsi"/>
                <w:noProof/>
              </w:rPr>
              <w:t>List of Figures</w:t>
            </w:r>
            <w:r w:rsidR="00C81CCD">
              <w:rPr>
                <w:noProof/>
                <w:webHidden/>
              </w:rPr>
              <w:tab/>
            </w:r>
            <w:r w:rsidR="00C81CCD">
              <w:rPr>
                <w:noProof/>
                <w:webHidden/>
              </w:rPr>
              <w:fldChar w:fldCharType="begin"/>
            </w:r>
            <w:r w:rsidR="00C81CCD">
              <w:rPr>
                <w:noProof/>
                <w:webHidden/>
              </w:rPr>
              <w:instrText xml:space="preserve"> PAGEREF _Toc434241879 \h </w:instrText>
            </w:r>
            <w:r w:rsidR="00C81CCD">
              <w:rPr>
                <w:noProof/>
                <w:webHidden/>
              </w:rPr>
            </w:r>
            <w:r w:rsidR="00C81CCD">
              <w:rPr>
                <w:noProof/>
                <w:webHidden/>
              </w:rPr>
              <w:fldChar w:fldCharType="separate"/>
            </w:r>
            <w:r w:rsidR="008D3461">
              <w:rPr>
                <w:noProof/>
                <w:webHidden/>
              </w:rPr>
              <w:t>4</w:t>
            </w:r>
            <w:r w:rsidR="00C81CCD">
              <w:rPr>
                <w:noProof/>
                <w:webHidden/>
              </w:rPr>
              <w:fldChar w:fldCharType="end"/>
            </w:r>
          </w:hyperlink>
        </w:p>
        <w:p w14:paraId="136CF64F" w14:textId="77777777" w:rsidR="00C81CCD" w:rsidRDefault="00BC5FC8">
          <w:pPr>
            <w:pStyle w:val="Verzeichnis1"/>
            <w:tabs>
              <w:tab w:val="right" w:pos="9056"/>
            </w:tabs>
            <w:rPr>
              <w:b w:val="0"/>
              <w:noProof/>
              <w:lang w:val="de-CH" w:eastAsia="zh-CN"/>
            </w:rPr>
          </w:pPr>
          <w:hyperlink w:anchor="_Toc434241880" w:history="1">
            <w:r w:rsidR="00C81CCD" w:rsidRPr="00595BD2">
              <w:rPr>
                <w:rStyle w:val="Hyperlink"/>
                <w:rFonts w:asciiTheme="majorHAnsi" w:hAnsiTheme="majorHAnsi"/>
                <w:noProof/>
              </w:rPr>
              <w:t>1. Introduction</w:t>
            </w:r>
            <w:r w:rsidR="00C81CCD">
              <w:rPr>
                <w:noProof/>
                <w:webHidden/>
              </w:rPr>
              <w:tab/>
            </w:r>
            <w:r w:rsidR="00C81CCD">
              <w:rPr>
                <w:noProof/>
                <w:webHidden/>
              </w:rPr>
              <w:fldChar w:fldCharType="begin"/>
            </w:r>
            <w:r w:rsidR="00C81CCD">
              <w:rPr>
                <w:noProof/>
                <w:webHidden/>
              </w:rPr>
              <w:instrText xml:space="preserve"> PAGEREF _Toc434241880 \h </w:instrText>
            </w:r>
            <w:r w:rsidR="00C81CCD">
              <w:rPr>
                <w:noProof/>
                <w:webHidden/>
              </w:rPr>
            </w:r>
            <w:r w:rsidR="00C81CCD">
              <w:rPr>
                <w:noProof/>
                <w:webHidden/>
              </w:rPr>
              <w:fldChar w:fldCharType="separate"/>
            </w:r>
            <w:r w:rsidR="008D3461">
              <w:rPr>
                <w:noProof/>
                <w:webHidden/>
              </w:rPr>
              <w:t>6</w:t>
            </w:r>
            <w:r w:rsidR="00C81CCD">
              <w:rPr>
                <w:noProof/>
                <w:webHidden/>
              </w:rPr>
              <w:fldChar w:fldCharType="end"/>
            </w:r>
          </w:hyperlink>
        </w:p>
        <w:p w14:paraId="5631E6C0" w14:textId="77777777" w:rsidR="00C81CCD" w:rsidRDefault="00BC5FC8">
          <w:pPr>
            <w:pStyle w:val="Verzeichnis1"/>
            <w:tabs>
              <w:tab w:val="right" w:pos="9056"/>
            </w:tabs>
            <w:rPr>
              <w:b w:val="0"/>
              <w:noProof/>
              <w:lang w:val="de-CH" w:eastAsia="zh-CN"/>
            </w:rPr>
          </w:pPr>
          <w:hyperlink w:anchor="_Toc434241881" w:history="1">
            <w:r w:rsidR="00C81CCD" w:rsidRPr="00595BD2">
              <w:rPr>
                <w:rStyle w:val="Hyperlink"/>
                <w:rFonts w:asciiTheme="majorHAnsi" w:hAnsiTheme="majorHAnsi"/>
                <w:noProof/>
              </w:rPr>
              <w:t>2. Global Atlas for Renewable Energy</w:t>
            </w:r>
            <w:r w:rsidR="00C81CCD">
              <w:rPr>
                <w:noProof/>
                <w:webHidden/>
              </w:rPr>
              <w:tab/>
            </w:r>
            <w:r w:rsidR="00C81CCD">
              <w:rPr>
                <w:noProof/>
                <w:webHidden/>
              </w:rPr>
              <w:fldChar w:fldCharType="begin"/>
            </w:r>
            <w:r w:rsidR="00C81CCD">
              <w:rPr>
                <w:noProof/>
                <w:webHidden/>
              </w:rPr>
              <w:instrText xml:space="preserve"> PAGEREF _Toc434241881 \h </w:instrText>
            </w:r>
            <w:r w:rsidR="00C81CCD">
              <w:rPr>
                <w:noProof/>
                <w:webHidden/>
              </w:rPr>
            </w:r>
            <w:r w:rsidR="00C81CCD">
              <w:rPr>
                <w:noProof/>
                <w:webHidden/>
              </w:rPr>
              <w:fldChar w:fldCharType="separate"/>
            </w:r>
            <w:r w:rsidR="008D3461">
              <w:rPr>
                <w:noProof/>
                <w:webHidden/>
              </w:rPr>
              <w:t>8</w:t>
            </w:r>
            <w:r w:rsidR="00C81CCD">
              <w:rPr>
                <w:noProof/>
                <w:webHidden/>
              </w:rPr>
              <w:fldChar w:fldCharType="end"/>
            </w:r>
          </w:hyperlink>
        </w:p>
        <w:p w14:paraId="536E3A7A" w14:textId="77777777" w:rsidR="00C81CCD" w:rsidRDefault="00BC5FC8">
          <w:pPr>
            <w:pStyle w:val="Verzeichnis2"/>
            <w:rPr>
              <w:i w:val="0"/>
              <w:color w:val="auto"/>
              <w:lang w:eastAsia="zh-CN"/>
            </w:rPr>
          </w:pPr>
          <w:hyperlink w:anchor="_Toc434241882" w:history="1">
            <w:r w:rsidR="00C81CCD" w:rsidRPr="00595BD2">
              <w:rPr>
                <w:rStyle w:val="Hyperlink"/>
              </w:rPr>
              <w:t>2.1 History &amp; Mission</w:t>
            </w:r>
            <w:r w:rsidR="00C81CCD">
              <w:rPr>
                <w:webHidden/>
              </w:rPr>
              <w:tab/>
            </w:r>
            <w:r w:rsidR="00C81CCD">
              <w:rPr>
                <w:webHidden/>
              </w:rPr>
              <w:fldChar w:fldCharType="begin"/>
            </w:r>
            <w:r w:rsidR="00C81CCD">
              <w:rPr>
                <w:webHidden/>
              </w:rPr>
              <w:instrText xml:space="preserve"> PAGEREF _Toc434241882 \h </w:instrText>
            </w:r>
            <w:r w:rsidR="00C81CCD">
              <w:rPr>
                <w:webHidden/>
              </w:rPr>
            </w:r>
            <w:r w:rsidR="00C81CCD">
              <w:rPr>
                <w:webHidden/>
              </w:rPr>
              <w:fldChar w:fldCharType="separate"/>
            </w:r>
            <w:r w:rsidR="008D3461">
              <w:rPr>
                <w:webHidden/>
              </w:rPr>
              <w:t>8</w:t>
            </w:r>
            <w:r w:rsidR="00C81CCD">
              <w:rPr>
                <w:webHidden/>
              </w:rPr>
              <w:fldChar w:fldCharType="end"/>
            </w:r>
          </w:hyperlink>
        </w:p>
        <w:p w14:paraId="46C63548" w14:textId="77777777" w:rsidR="00C81CCD" w:rsidRDefault="00BC5FC8">
          <w:pPr>
            <w:pStyle w:val="Verzeichnis2"/>
            <w:rPr>
              <w:i w:val="0"/>
              <w:color w:val="auto"/>
              <w:lang w:eastAsia="zh-CN"/>
            </w:rPr>
          </w:pPr>
          <w:hyperlink w:anchor="_Toc434241883" w:history="1">
            <w:r w:rsidR="00C81CCD" w:rsidRPr="00595BD2">
              <w:rPr>
                <w:rStyle w:val="Hyperlink"/>
              </w:rPr>
              <w:t>2.2 Geographical Information System</w:t>
            </w:r>
            <w:r w:rsidR="00C81CCD">
              <w:rPr>
                <w:webHidden/>
              </w:rPr>
              <w:tab/>
            </w:r>
            <w:r w:rsidR="00C81CCD">
              <w:rPr>
                <w:webHidden/>
              </w:rPr>
              <w:fldChar w:fldCharType="begin"/>
            </w:r>
            <w:r w:rsidR="00C81CCD">
              <w:rPr>
                <w:webHidden/>
              </w:rPr>
              <w:instrText xml:space="preserve"> PAGEREF _Toc434241883 \h </w:instrText>
            </w:r>
            <w:r w:rsidR="00C81CCD">
              <w:rPr>
                <w:webHidden/>
              </w:rPr>
            </w:r>
            <w:r w:rsidR="00C81CCD">
              <w:rPr>
                <w:webHidden/>
              </w:rPr>
              <w:fldChar w:fldCharType="separate"/>
            </w:r>
            <w:r w:rsidR="008D3461">
              <w:rPr>
                <w:webHidden/>
              </w:rPr>
              <w:t>9</w:t>
            </w:r>
            <w:r w:rsidR="00C81CCD">
              <w:rPr>
                <w:webHidden/>
              </w:rPr>
              <w:fldChar w:fldCharType="end"/>
            </w:r>
          </w:hyperlink>
        </w:p>
        <w:p w14:paraId="3CF6F8A1" w14:textId="77777777" w:rsidR="00C81CCD" w:rsidRDefault="00BC5FC8">
          <w:pPr>
            <w:pStyle w:val="Verzeichnis2"/>
            <w:rPr>
              <w:i w:val="0"/>
              <w:color w:val="auto"/>
              <w:lang w:eastAsia="zh-CN"/>
            </w:rPr>
          </w:pPr>
          <w:hyperlink w:anchor="_Toc434241884" w:history="1">
            <w:r w:rsidR="00C81CCD" w:rsidRPr="00595BD2">
              <w:rPr>
                <w:rStyle w:val="Hyperlink"/>
              </w:rPr>
              <w:t>2.3 Users</w:t>
            </w:r>
            <w:r w:rsidR="00C81CCD">
              <w:rPr>
                <w:webHidden/>
              </w:rPr>
              <w:tab/>
            </w:r>
            <w:r w:rsidR="00C81CCD">
              <w:rPr>
                <w:webHidden/>
              </w:rPr>
              <w:fldChar w:fldCharType="begin"/>
            </w:r>
            <w:r w:rsidR="00C81CCD">
              <w:rPr>
                <w:webHidden/>
              </w:rPr>
              <w:instrText xml:space="preserve"> PAGEREF _Toc434241884 \h </w:instrText>
            </w:r>
            <w:r w:rsidR="00C81CCD">
              <w:rPr>
                <w:webHidden/>
              </w:rPr>
            </w:r>
            <w:r w:rsidR="00C81CCD">
              <w:rPr>
                <w:webHidden/>
              </w:rPr>
              <w:fldChar w:fldCharType="separate"/>
            </w:r>
            <w:r w:rsidR="008D3461">
              <w:rPr>
                <w:webHidden/>
              </w:rPr>
              <w:t>12</w:t>
            </w:r>
            <w:r w:rsidR="00C81CCD">
              <w:rPr>
                <w:webHidden/>
              </w:rPr>
              <w:fldChar w:fldCharType="end"/>
            </w:r>
          </w:hyperlink>
        </w:p>
        <w:p w14:paraId="69ACFA6C" w14:textId="77777777" w:rsidR="00C81CCD" w:rsidRDefault="00BC5FC8">
          <w:pPr>
            <w:pStyle w:val="Verzeichnis2"/>
            <w:rPr>
              <w:i w:val="0"/>
              <w:color w:val="auto"/>
              <w:lang w:eastAsia="zh-CN"/>
            </w:rPr>
          </w:pPr>
          <w:hyperlink w:anchor="_Toc434241885" w:history="1">
            <w:r w:rsidR="00C81CCD" w:rsidRPr="00595BD2">
              <w:rPr>
                <w:rStyle w:val="Hyperlink"/>
              </w:rPr>
              <w:t>2.4 Value for Users</w:t>
            </w:r>
            <w:r w:rsidR="00C81CCD">
              <w:rPr>
                <w:webHidden/>
              </w:rPr>
              <w:tab/>
            </w:r>
            <w:r w:rsidR="00C81CCD">
              <w:rPr>
                <w:webHidden/>
              </w:rPr>
              <w:fldChar w:fldCharType="begin"/>
            </w:r>
            <w:r w:rsidR="00C81CCD">
              <w:rPr>
                <w:webHidden/>
              </w:rPr>
              <w:instrText xml:space="preserve"> PAGEREF _Toc434241885 \h </w:instrText>
            </w:r>
            <w:r w:rsidR="00C81CCD">
              <w:rPr>
                <w:webHidden/>
              </w:rPr>
            </w:r>
            <w:r w:rsidR="00C81CCD">
              <w:rPr>
                <w:webHidden/>
              </w:rPr>
              <w:fldChar w:fldCharType="separate"/>
            </w:r>
            <w:r w:rsidR="008D3461">
              <w:rPr>
                <w:webHidden/>
              </w:rPr>
              <w:t>13</w:t>
            </w:r>
            <w:r w:rsidR="00C81CCD">
              <w:rPr>
                <w:webHidden/>
              </w:rPr>
              <w:fldChar w:fldCharType="end"/>
            </w:r>
          </w:hyperlink>
        </w:p>
        <w:p w14:paraId="2C0FFB72" w14:textId="77777777" w:rsidR="00C81CCD" w:rsidRDefault="00BC5FC8">
          <w:pPr>
            <w:pStyle w:val="Verzeichnis2"/>
            <w:rPr>
              <w:i w:val="0"/>
              <w:color w:val="auto"/>
              <w:lang w:eastAsia="zh-CN"/>
            </w:rPr>
          </w:pPr>
          <w:hyperlink w:anchor="_Toc434241886" w:history="1">
            <w:r w:rsidR="00C81CCD" w:rsidRPr="00595BD2">
              <w:rPr>
                <w:rStyle w:val="Hyperlink"/>
              </w:rPr>
              <w:t>2.5 Stakeholders</w:t>
            </w:r>
            <w:r w:rsidR="00C81CCD">
              <w:rPr>
                <w:webHidden/>
              </w:rPr>
              <w:tab/>
            </w:r>
            <w:r w:rsidR="00C81CCD">
              <w:rPr>
                <w:webHidden/>
              </w:rPr>
              <w:fldChar w:fldCharType="begin"/>
            </w:r>
            <w:r w:rsidR="00C81CCD">
              <w:rPr>
                <w:webHidden/>
              </w:rPr>
              <w:instrText xml:space="preserve"> PAGEREF _Toc434241886 \h </w:instrText>
            </w:r>
            <w:r w:rsidR="00C81CCD">
              <w:rPr>
                <w:webHidden/>
              </w:rPr>
            </w:r>
            <w:r w:rsidR="00C81CCD">
              <w:rPr>
                <w:webHidden/>
              </w:rPr>
              <w:fldChar w:fldCharType="separate"/>
            </w:r>
            <w:r w:rsidR="008D3461">
              <w:rPr>
                <w:webHidden/>
              </w:rPr>
              <w:t>14</w:t>
            </w:r>
            <w:r w:rsidR="00C81CCD">
              <w:rPr>
                <w:webHidden/>
              </w:rPr>
              <w:fldChar w:fldCharType="end"/>
            </w:r>
          </w:hyperlink>
        </w:p>
        <w:p w14:paraId="7C2E01B4" w14:textId="77777777" w:rsidR="00C81CCD" w:rsidRDefault="00BC5FC8">
          <w:pPr>
            <w:pStyle w:val="Verzeichnis2"/>
            <w:rPr>
              <w:i w:val="0"/>
              <w:color w:val="auto"/>
              <w:lang w:eastAsia="zh-CN"/>
            </w:rPr>
          </w:pPr>
          <w:hyperlink w:anchor="_Toc434241887" w:history="1">
            <w:r w:rsidR="00C81CCD" w:rsidRPr="00595BD2">
              <w:rPr>
                <w:rStyle w:val="Hyperlink"/>
              </w:rPr>
              <w:t>2.6 Competition</w:t>
            </w:r>
            <w:r w:rsidR="00C81CCD">
              <w:rPr>
                <w:webHidden/>
              </w:rPr>
              <w:tab/>
            </w:r>
            <w:r w:rsidR="00C81CCD">
              <w:rPr>
                <w:webHidden/>
              </w:rPr>
              <w:fldChar w:fldCharType="begin"/>
            </w:r>
            <w:r w:rsidR="00C81CCD">
              <w:rPr>
                <w:webHidden/>
              </w:rPr>
              <w:instrText xml:space="preserve"> PAGEREF _Toc434241887 \h </w:instrText>
            </w:r>
            <w:r w:rsidR="00C81CCD">
              <w:rPr>
                <w:webHidden/>
              </w:rPr>
            </w:r>
            <w:r w:rsidR="00C81CCD">
              <w:rPr>
                <w:webHidden/>
              </w:rPr>
              <w:fldChar w:fldCharType="separate"/>
            </w:r>
            <w:r w:rsidR="008D3461">
              <w:rPr>
                <w:webHidden/>
              </w:rPr>
              <w:t>15</w:t>
            </w:r>
            <w:r w:rsidR="00C81CCD">
              <w:rPr>
                <w:webHidden/>
              </w:rPr>
              <w:fldChar w:fldCharType="end"/>
            </w:r>
          </w:hyperlink>
        </w:p>
        <w:p w14:paraId="0C044690" w14:textId="77777777" w:rsidR="00C81CCD" w:rsidRDefault="00BC5FC8">
          <w:pPr>
            <w:pStyle w:val="Verzeichnis2"/>
            <w:rPr>
              <w:i w:val="0"/>
              <w:color w:val="auto"/>
              <w:lang w:eastAsia="zh-CN"/>
            </w:rPr>
          </w:pPr>
          <w:hyperlink w:anchor="_Toc434241888" w:history="1">
            <w:r w:rsidR="00C81CCD" w:rsidRPr="00595BD2">
              <w:rPr>
                <w:rStyle w:val="Hyperlink"/>
              </w:rPr>
              <w:t>2.7 Situation Today</w:t>
            </w:r>
            <w:r w:rsidR="00C81CCD">
              <w:rPr>
                <w:webHidden/>
              </w:rPr>
              <w:tab/>
            </w:r>
            <w:r w:rsidR="00C81CCD">
              <w:rPr>
                <w:webHidden/>
              </w:rPr>
              <w:fldChar w:fldCharType="begin"/>
            </w:r>
            <w:r w:rsidR="00C81CCD">
              <w:rPr>
                <w:webHidden/>
              </w:rPr>
              <w:instrText xml:space="preserve"> PAGEREF _Toc434241888 \h </w:instrText>
            </w:r>
            <w:r w:rsidR="00C81CCD">
              <w:rPr>
                <w:webHidden/>
              </w:rPr>
            </w:r>
            <w:r w:rsidR="00C81CCD">
              <w:rPr>
                <w:webHidden/>
              </w:rPr>
              <w:fldChar w:fldCharType="separate"/>
            </w:r>
            <w:r w:rsidR="008D3461">
              <w:rPr>
                <w:webHidden/>
              </w:rPr>
              <w:t>18</w:t>
            </w:r>
            <w:r w:rsidR="00C81CCD">
              <w:rPr>
                <w:webHidden/>
              </w:rPr>
              <w:fldChar w:fldCharType="end"/>
            </w:r>
          </w:hyperlink>
        </w:p>
        <w:p w14:paraId="1B13B2A5" w14:textId="77777777" w:rsidR="00C81CCD" w:rsidRDefault="00BC5FC8">
          <w:pPr>
            <w:pStyle w:val="Verzeichnis1"/>
            <w:tabs>
              <w:tab w:val="right" w:pos="9056"/>
            </w:tabs>
            <w:rPr>
              <w:b w:val="0"/>
              <w:noProof/>
              <w:lang w:val="de-CH" w:eastAsia="zh-CN"/>
            </w:rPr>
          </w:pPr>
          <w:hyperlink w:anchor="_Toc434241889" w:history="1">
            <w:r w:rsidR="00C81CCD" w:rsidRPr="00595BD2">
              <w:rPr>
                <w:rStyle w:val="Hyperlink"/>
                <w:rFonts w:asciiTheme="majorHAnsi" w:hAnsiTheme="majorHAnsi"/>
                <w:noProof/>
              </w:rPr>
              <w:t>3. ESMAP RE Resource Mapping Program</w:t>
            </w:r>
            <w:r w:rsidR="00C81CCD">
              <w:rPr>
                <w:noProof/>
                <w:webHidden/>
              </w:rPr>
              <w:tab/>
            </w:r>
            <w:r w:rsidR="00C81CCD">
              <w:rPr>
                <w:noProof/>
                <w:webHidden/>
              </w:rPr>
              <w:fldChar w:fldCharType="begin"/>
            </w:r>
            <w:r w:rsidR="00C81CCD">
              <w:rPr>
                <w:noProof/>
                <w:webHidden/>
              </w:rPr>
              <w:instrText xml:space="preserve"> PAGEREF _Toc434241889 \h </w:instrText>
            </w:r>
            <w:r w:rsidR="00C81CCD">
              <w:rPr>
                <w:noProof/>
                <w:webHidden/>
              </w:rPr>
            </w:r>
            <w:r w:rsidR="00C81CCD">
              <w:rPr>
                <w:noProof/>
                <w:webHidden/>
              </w:rPr>
              <w:fldChar w:fldCharType="separate"/>
            </w:r>
            <w:r w:rsidR="008D3461">
              <w:rPr>
                <w:noProof/>
                <w:webHidden/>
              </w:rPr>
              <w:t>21</w:t>
            </w:r>
            <w:r w:rsidR="00C81CCD">
              <w:rPr>
                <w:noProof/>
                <w:webHidden/>
              </w:rPr>
              <w:fldChar w:fldCharType="end"/>
            </w:r>
          </w:hyperlink>
        </w:p>
        <w:p w14:paraId="5DB91D7C" w14:textId="77777777" w:rsidR="00C81CCD" w:rsidRDefault="00BC5FC8">
          <w:pPr>
            <w:pStyle w:val="Verzeichnis2"/>
            <w:rPr>
              <w:i w:val="0"/>
              <w:color w:val="auto"/>
              <w:lang w:eastAsia="zh-CN"/>
            </w:rPr>
          </w:pPr>
          <w:hyperlink w:anchor="_Toc434241890" w:history="1">
            <w:r w:rsidR="00C81CCD" w:rsidRPr="00595BD2">
              <w:rPr>
                <w:rStyle w:val="Hyperlink"/>
              </w:rPr>
              <w:t>3.1 The Initiative</w:t>
            </w:r>
            <w:r w:rsidR="00C81CCD">
              <w:rPr>
                <w:webHidden/>
              </w:rPr>
              <w:tab/>
            </w:r>
            <w:r w:rsidR="00C81CCD">
              <w:rPr>
                <w:webHidden/>
              </w:rPr>
              <w:fldChar w:fldCharType="begin"/>
            </w:r>
            <w:r w:rsidR="00C81CCD">
              <w:rPr>
                <w:webHidden/>
              </w:rPr>
              <w:instrText xml:space="preserve"> PAGEREF _Toc434241890 \h </w:instrText>
            </w:r>
            <w:r w:rsidR="00C81CCD">
              <w:rPr>
                <w:webHidden/>
              </w:rPr>
            </w:r>
            <w:r w:rsidR="00C81CCD">
              <w:rPr>
                <w:webHidden/>
              </w:rPr>
              <w:fldChar w:fldCharType="separate"/>
            </w:r>
            <w:r w:rsidR="008D3461">
              <w:rPr>
                <w:webHidden/>
              </w:rPr>
              <w:t>21</w:t>
            </w:r>
            <w:r w:rsidR="00C81CCD">
              <w:rPr>
                <w:webHidden/>
              </w:rPr>
              <w:fldChar w:fldCharType="end"/>
            </w:r>
          </w:hyperlink>
        </w:p>
        <w:p w14:paraId="21AD0B12" w14:textId="77777777" w:rsidR="00C81CCD" w:rsidRDefault="00BC5FC8">
          <w:pPr>
            <w:pStyle w:val="Verzeichnis2"/>
            <w:rPr>
              <w:i w:val="0"/>
              <w:color w:val="auto"/>
              <w:lang w:eastAsia="zh-CN"/>
            </w:rPr>
          </w:pPr>
          <w:hyperlink w:anchor="_Toc434241891" w:history="1">
            <w:r w:rsidR="00C81CCD" w:rsidRPr="00595BD2">
              <w:rPr>
                <w:rStyle w:val="Hyperlink"/>
              </w:rPr>
              <w:t>3.2 Pakistan</w:t>
            </w:r>
            <w:r w:rsidR="00C81CCD">
              <w:rPr>
                <w:webHidden/>
              </w:rPr>
              <w:tab/>
            </w:r>
            <w:r w:rsidR="00C81CCD">
              <w:rPr>
                <w:webHidden/>
              </w:rPr>
              <w:fldChar w:fldCharType="begin"/>
            </w:r>
            <w:r w:rsidR="00C81CCD">
              <w:rPr>
                <w:webHidden/>
              </w:rPr>
              <w:instrText xml:space="preserve"> PAGEREF _Toc434241891 \h </w:instrText>
            </w:r>
            <w:r w:rsidR="00C81CCD">
              <w:rPr>
                <w:webHidden/>
              </w:rPr>
            </w:r>
            <w:r w:rsidR="00C81CCD">
              <w:rPr>
                <w:webHidden/>
              </w:rPr>
              <w:fldChar w:fldCharType="separate"/>
            </w:r>
            <w:r w:rsidR="008D3461">
              <w:rPr>
                <w:webHidden/>
              </w:rPr>
              <w:t>23</w:t>
            </w:r>
            <w:r w:rsidR="00C81CCD">
              <w:rPr>
                <w:webHidden/>
              </w:rPr>
              <w:fldChar w:fldCharType="end"/>
            </w:r>
          </w:hyperlink>
        </w:p>
        <w:p w14:paraId="068E7008" w14:textId="77777777" w:rsidR="00C81CCD" w:rsidRDefault="00BC5FC8">
          <w:pPr>
            <w:pStyle w:val="Verzeichnis1"/>
            <w:tabs>
              <w:tab w:val="right" w:pos="9056"/>
            </w:tabs>
            <w:rPr>
              <w:b w:val="0"/>
              <w:noProof/>
              <w:lang w:val="de-CH" w:eastAsia="zh-CN"/>
            </w:rPr>
          </w:pPr>
          <w:hyperlink w:anchor="_Toc434241892" w:history="1">
            <w:r w:rsidR="00C81CCD" w:rsidRPr="00595BD2">
              <w:rPr>
                <w:rStyle w:val="Hyperlink"/>
                <w:rFonts w:asciiTheme="majorHAnsi" w:hAnsiTheme="majorHAnsi"/>
                <w:noProof/>
              </w:rPr>
              <w:t>4. Hypothesis</w:t>
            </w:r>
            <w:r w:rsidR="00C81CCD">
              <w:rPr>
                <w:noProof/>
                <w:webHidden/>
              </w:rPr>
              <w:tab/>
            </w:r>
            <w:r w:rsidR="00C81CCD">
              <w:rPr>
                <w:noProof/>
                <w:webHidden/>
              </w:rPr>
              <w:fldChar w:fldCharType="begin"/>
            </w:r>
            <w:r w:rsidR="00C81CCD">
              <w:rPr>
                <w:noProof/>
                <w:webHidden/>
              </w:rPr>
              <w:instrText xml:space="preserve"> PAGEREF _Toc434241892 \h </w:instrText>
            </w:r>
            <w:r w:rsidR="00C81CCD">
              <w:rPr>
                <w:noProof/>
                <w:webHidden/>
              </w:rPr>
            </w:r>
            <w:r w:rsidR="00C81CCD">
              <w:rPr>
                <w:noProof/>
                <w:webHidden/>
              </w:rPr>
              <w:fldChar w:fldCharType="separate"/>
            </w:r>
            <w:r w:rsidR="008D3461">
              <w:rPr>
                <w:noProof/>
                <w:webHidden/>
              </w:rPr>
              <w:t>26</w:t>
            </w:r>
            <w:r w:rsidR="00C81CCD">
              <w:rPr>
                <w:noProof/>
                <w:webHidden/>
              </w:rPr>
              <w:fldChar w:fldCharType="end"/>
            </w:r>
          </w:hyperlink>
        </w:p>
        <w:p w14:paraId="216CA91E" w14:textId="77777777" w:rsidR="00C81CCD" w:rsidRDefault="00BC5FC8">
          <w:pPr>
            <w:pStyle w:val="Verzeichnis1"/>
            <w:tabs>
              <w:tab w:val="right" w:pos="9056"/>
            </w:tabs>
            <w:rPr>
              <w:b w:val="0"/>
              <w:noProof/>
              <w:lang w:val="de-CH" w:eastAsia="zh-CN"/>
            </w:rPr>
          </w:pPr>
          <w:hyperlink w:anchor="_Toc434241893" w:history="1">
            <w:r w:rsidR="00C81CCD" w:rsidRPr="00595BD2">
              <w:rPr>
                <w:rStyle w:val="Hyperlink"/>
                <w:rFonts w:asciiTheme="majorHAnsi" w:hAnsiTheme="majorHAnsi"/>
                <w:noProof/>
              </w:rPr>
              <w:t>5. Approach</w:t>
            </w:r>
            <w:r w:rsidR="00C81CCD">
              <w:rPr>
                <w:noProof/>
                <w:webHidden/>
              </w:rPr>
              <w:tab/>
            </w:r>
            <w:r w:rsidR="00C81CCD">
              <w:rPr>
                <w:noProof/>
                <w:webHidden/>
              </w:rPr>
              <w:fldChar w:fldCharType="begin"/>
            </w:r>
            <w:r w:rsidR="00C81CCD">
              <w:rPr>
                <w:noProof/>
                <w:webHidden/>
              </w:rPr>
              <w:instrText xml:space="preserve"> PAGEREF _Toc434241893 \h </w:instrText>
            </w:r>
            <w:r w:rsidR="00C81CCD">
              <w:rPr>
                <w:noProof/>
                <w:webHidden/>
              </w:rPr>
            </w:r>
            <w:r w:rsidR="00C81CCD">
              <w:rPr>
                <w:noProof/>
                <w:webHidden/>
              </w:rPr>
              <w:fldChar w:fldCharType="separate"/>
            </w:r>
            <w:r w:rsidR="008D3461">
              <w:rPr>
                <w:noProof/>
                <w:webHidden/>
              </w:rPr>
              <w:t>28</w:t>
            </w:r>
            <w:r w:rsidR="00C81CCD">
              <w:rPr>
                <w:noProof/>
                <w:webHidden/>
              </w:rPr>
              <w:fldChar w:fldCharType="end"/>
            </w:r>
          </w:hyperlink>
        </w:p>
        <w:p w14:paraId="60A09EF1" w14:textId="77777777" w:rsidR="00C81CCD" w:rsidRDefault="00BC5FC8">
          <w:pPr>
            <w:pStyle w:val="Verzeichnis2"/>
            <w:rPr>
              <w:i w:val="0"/>
              <w:color w:val="auto"/>
              <w:lang w:eastAsia="zh-CN"/>
            </w:rPr>
          </w:pPr>
          <w:hyperlink w:anchor="_Toc434241894" w:history="1">
            <w:r w:rsidR="00C81CCD" w:rsidRPr="00595BD2">
              <w:rPr>
                <w:rStyle w:val="Hyperlink"/>
              </w:rPr>
              <w:t>5.1 Theoretical Background</w:t>
            </w:r>
            <w:r w:rsidR="00C81CCD">
              <w:rPr>
                <w:webHidden/>
              </w:rPr>
              <w:tab/>
            </w:r>
            <w:r w:rsidR="00C81CCD">
              <w:rPr>
                <w:webHidden/>
              </w:rPr>
              <w:fldChar w:fldCharType="begin"/>
            </w:r>
            <w:r w:rsidR="00C81CCD">
              <w:rPr>
                <w:webHidden/>
              </w:rPr>
              <w:instrText xml:space="preserve"> PAGEREF _Toc434241894 \h </w:instrText>
            </w:r>
            <w:r w:rsidR="00C81CCD">
              <w:rPr>
                <w:webHidden/>
              </w:rPr>
            </w:r>
            <w:r w:rsidR="00C81CCD">
              <w:rPr>
                <w:webHidden/>
              </w:rPr>
              <w:fldChar w:fldCharType="separate"/>
            </w:r>
            <w:r w:rsidR="008D3461">
              <w:rPr>
                <w:webHidden/>
              </w:rPr>
              <w:t>28</w:t>
            </w:r>
            <w:r w:rsidR="00C81CCD">
              <w:rPr>
                <w:webHidden/>
              </w:rPr>
              <w:fldChar w:fldCharType="end"/>
            </w:r>
          </w:hyperlink>
        </w:p>
        <w:p w14:paraId="0CFE627D" w14:textId="77777777" w:rsidR="00C81CCD" w:rsidRDefault="00BC5FC8">
          <w:pPr>
            <w:pStyle w:val="Verzeichnis3"/>
            <w:tabs>
              <w:tab w:val="right" w:pos="9056"/>
            </w:tabs>
            <w:rPr>
              <w:noProof/>
              <w:lang w:val="de-CH" w:eastAsia="zh-CN"/>
            </w:rPr>
          </w:pPr>
          <w:hyperlink w:anchor="_Toc434241895" w:history="1">
            <w:r w:rsidR="00C81CCD" w:rsidRPr="00595BD2">
              <w:rPr>
                <w:rStyle w:val="Hyperlink"/>
                <w:noProof/>
              </w:rPr>
              <w:t>5.1.1 Decision-Making Process</w:t>
            </w:r>
            <w:r w:rsidR="00C81CCD">
              <w:rPr>
                <w:noProof/>
                <w:webHidden/>
              </w:rPr>
              <w:tab/>
            </w:r>
            <w:r w:rsidR="00C81CCD">
              <w:rPr>
                <w:noProof/>
                <w:webHidden/>
              </w:rPr>
              <w:fldChar w:fldCharType="begin"/>
            </w:r>
            <w:r w:rsidR="00C81CCD">
              <w:rPr>
                <w:noProof/>
                <w:webHidden/>
              </w:rPr>
              <w:instrText xml:space="preserve"> PAGEREF _Toc434241895 \h </w:instrText>
            </w:r>
            <w:r w:rsidR="00C81CCD">
              <w:rPr>
                <w:noProof/>
                <w:webHidden/>
              </w:rPr>
            </w:r>
            <w:r w:rsidR="00C81CCD">
              <w:rPr>
                <w:noProof/>
                <w:webHidden/>
              </w:rPr>
              <w:fldChar w:fldCharType="separate"/>
            </w:r>
            <w:r w:rsidR="008D3461">
              <w:rPr>
                <w:noProof/>
                <w:webHidden/>
              </w:rPr>
              <w:t>28</w:t>
            </w:r>
            <w:r w:rsidR="00C81CCD">
              <w:rPr>
                <w:noProof/>
                <w:webHidden/>
              </w:rPr>
              <w:fldChar w:fldCharType="end"/>
            </w:r>
          </w:hyperlink>
        </w:p>
        <w:p w14:paraId="16150E35" w14:textId="77777777" w:rsidR="00C81CCD" w:rsidRDefault="00BC5FC8">
          <w:pPr>
            <w:pStyle w:val="Verzeichnis3"/>
            <w:tabs>
              <w:tab w:val="right" w:pos="9056"/>
            </w:tabs>
            <w:rPr>
              <w:noProof/>
              <w:lang w:val="de-CH" w:eastAsia="zh-CN"/>
            </w:rPr>
          </w:pPr>
          <w:hyperlink w:anchor="_Toc434241896" w:history="1">
            <w:r w:rsidR="00C81CCD" w:rsidRPr="00595BD2">
              <w:rPr>
                <w:rStyle w:val="Hyperlink"/>
                <w:noProof/>
              </w:rPr>
              <w:t>5.1.2 Study Design</w:t>
            </w:r>
            <w:r w:rsidR="00C81CCD">
              <w:rPr>
                <w:noProof/>
                <w:webHidden/>
              </w:rPr>
              <w:tab/>
            </w:r>
            <w:r w:rsidR="00C81CCD">
              <w:rPr>
                <w:noProof/>
                <w:webHidden/>
              </w:rPr>
              <w:fldChar w:fldCharType="begin"/>
            </w:r>
            <w:r w:rsidR="00C81CCD">
              <w:rPr>
                <w:noProof/>
                <w:webHidden/>
              </w:rPr>
              <w:instrText xml:space="preserve"> PAGEREF _Toc434241896 \h </w:instrText>
            </w:r>
            <w:r w:rsidR="00C81CCD">
              <w:rPr>
                <w:noProof/>
                <w:webHidden/>
              </w:rPr>
            </w:r>
            <w:r w:rsidR="00C81CCD">
              <w:rPr>
                <w:noProof/>
                <w:webHidden/>
              </w:rPr>
              <w:fldChar w:fldCharType="separate"/>
            </w:r>
            <w:r w:rsidR="008D3461">
              <w:rPr>
                <w:noProof/>
                <w:webHidden/>
              </w:rPr>
              <w:t>30</w:t>
            </w:r>
            <w:r w:rsidR="00C81CCD">
              <w:rPr>
                <w:noProof/>
                <w:webHidden/>
              </w:rPr>
              <w:fldChar w:fldCharType="end"/>
            </w:r>
          </w:hyperlink>
        </w:p>
        <w:p w14:paraId="40CED4F4" w14:textId="77777777" w:rsidR="00C81CCD" w:rsidRDefault="00BC5FC8">
          <w:pPr>
            <w:pStyle w:val="Verzeichnis2"/>
            <w:rPr>
              <w:i w:val="0"/>
              <w:color w:val="auto"/>
              <w:lang w:eastAsia="zh-CN"/>
            </w:rPr>
          </w:pPr>
          <w:hyperlink w:anchor="_Toc434241897" w:history="1">
            <w:r w:rsidR="00C81CCD" w:rsidRPr="00595BD2">
              <w:rPr>
                <w:rStyle w:val="Hyperlink"/>
              </w:rPr>
              <w:t>5.2 Practical Approach</w:t>
            </w:r>
            <w:r w:rsidR="00C81CCD">
              <w:rPr>
                <w:webHidden/>
              </w:rPr>
              <w:tab/>
            </w:r>
            <w:r w:rsidR="00C81CCD">
              <w:rPr>
                <w:webHidden/>
              </w:rPr>
              <w:fldChar w:fldCharType="begin"/>
            </w:r>
            <w:r w:rsidR="00C81CCD">
              <w:rPr>
                <w:webHidden/>
              </w:rPr>
              <w:instrText xml:space="preserve"> PAGEREF _Toc434241897 \h </w:instrText>
            </w:r>
            <w:r w:rsidR="00C81CCD">
              <w:rPr>
                <w:webHidden/>
              </w:rPr>
            </w:r>
            <w:r w:rsidR="00C81CCD">
              <w:rPr>
                <w:webHidden/>
              </w:rPr>
              <w:fldChar w:fldCharType="separate"/>
            </w:r>
            <w:r w:rsidR="008D3461">
              <w:rPr>
                <w:webHidden/>
              </w:rPr>
              <w:t>30</w:t>
            </w:r>
            <w:r w:rsidR="00C81CCD">
              <w:rPr>
                <w:webHidden/>
              </w:rPr>
              <w:fldChar w:fldCharType="end"/>
            </w:r>
          </w:hyperlink>
        </w:p>
        <w:p w14:paraId="59CC7C57" w14:textId="77777777" w:rsidR="00C81CCD" w:rsidRDefault="00BC5FC8">
          <w:pPr>
            <w:pStyle w:val="Verzeichnis3"/>
            <w:tabs>
              <w:tab w:val="right" w:pos="9056"/>
            </w:tabs>
            <w:rPr>
              <w:noProof/>
              <w:lang w:val="de-CH" w:eastAsia="zh-CN"/>
            </w:rPr>
          </w:pPr>
          <w:hyperlink w:anchor="_Toc434241898" w:history="1">
            <w:r w:rsidR="00C81CCD" w:rsidRPr="00595BD2">
              <w:rPr>
                <w:rStyle w:val="Hyperlink"/>
                <w:noProof/>
              </w:rPr>
              <w:t>5.2.1 Problem recognition</w:t>
            </w:r>
            <w:r w:rsidR="00C81CCD">
              <w:rPr>
                <w:noProof/>
                <w:webHidden/>
              </w:rPr>
              <w:tab/>
            </w:r>
            <w:r w:rsidR="00C81CCD">
              <w:rPr>
                <w:noProof/>
                <w:webHidden/>
              </w:rPr>
              <w:fldChar w:fldCharType="begin"/>
            </w:r>
            <w:r w:rsidR="00C81CCD">
              <w:rPr>
                <w:noProof/>
                <w:webHidden/>
              </w:rPr>
              <w:instrText xml:space="preserve"> PAGEREF _Toc434241898 \h </w:instrText>
            </w:r>
            <w:r w:rsidR="00C81CCD">
              <w:rPr>
                <w:noProof/>
                <w:webHidden/>
              </w:rPr>
            </w:r>
            <w:r w:rsidR="00C81CCD">
              <w:rPr>
                <w:noProof/>
                <w:webHidden/>
              </w:rPr>
              <w:fldChar w:fldCharType="separate"/>
            </w:r>
            <w:r w:rsidR="008D3461">
              <w:rPr>
                <w:noProof/>
                <w:webHidden/>
              </w:rPr>
              <w:t>30</w:t>
            </w:r>
            <w:r w:rsidR="00C81CCD">
              <w:rPr>
                <w:noProof/>
                <w:webHidden/>
              </w:rPr>
              <w:fldChar w:fldCharType="end"/>
            </w:r>
          </w:hyperlink>
        </w:p>
        <w:p w14:paraId="14CAFE6F" w14:textId="77777777" w:rsidR="00C81CCD" w:rsidRDefault="00BC5FC8">
          <w:pPr>
            <w:pStyle w:val="Verzeichnis3"/>
            <w:tabs>
              <w:tab w:val="right" w:pos="9056"/>
            </w:tabs>
            <w:rPr>
              <w:noProof/>
              <w:lang w:val="de-CH" w:eastAsia="zh-CN"/>
            </w:rPr>
          </w:pPr>
          <w:hyperlink w:anchor="_Toc434241899" w:history="1">
            <w:r w:rsidR="00C81CCD" w:rsidRPr="00595BD2">
              <w:rPr>
                <w:rStyle w:val="Hyperlink"/>
                <w:noProof/>
              </w:rPr>
              <w:t>5.2.2 Information Search</w:t>
            </w:r>
            <w:r w:rsidR="00C81CCD">
              <w:rPr>
                <w:noProof/>
                <w:webHidden/>
              </w:rPr>
              <w:tab/>
            </w:r>
            <w:r w:rsidR="00C81CCD">
              <w:rPr>
                <w:noProof/>
                <w:webHidden/>
              </w:rPr>
              <w:fldChar w:fldCharType="begin"/>
            </w:r>
            <w:r w:rsidR="00C81CCD">
              <w:rPr>
                <w:noProof/>
                <w:webHidden/>
              </w:rPr>
              <w:instrText xml:space="preserve"> PAGEREF _Toc434241899 \h </w:instrText>
            </w:r>
            <w:r w:rsidR="00C81CCD">
              <w:rPr>
                <w:noProof/>
                <w:webHidden/>
              </w:rPr>
            </w:r>
            <w:r w:rsidR="00C81CCD">
              <w:rPr>
                <w:noProof/>
                <w:webHidden/>
              </w:rPr>
              <w:fldChar w:fldCharType="separate"/>
            </w:r>
            <w:r w:rsidR="008D3461">
              <w:rPr>
                <w:noProof/>
                <w:webHidden/>
              </w:rPr>
              <w:t>31</w:t>
            </w:r>
            <w:r w:rsidR="00C81CCD">
              <w:rPr>
                <w:noProof/>
                <w:webHidden/>
              </w:rPr>
              <w:fldChar w:fldCharType="end"/>
            </w:r>
          </w:hyperlink>
        </w:p>
        <w:p w14:paraId="4A8FA038" w14:textId="77777777" w:rsidR="00C81CCD" w:rsidRDefault="00BC5FC8">
          <w:pPr>
            <w:pStyle w:val="Verzeichnis3"/>
            <w:tabs>
              <w:tab w:val="right" w:pos="9056"/>
            </w:tabs>
            <w:rPr>
              <w:noProof/>
              <w:lang w:val="de-CH" w:eastAsia="zh-CN"/>
            </w:rPr>
          </w:pPr>
          <w:hyperlink w:anchor="_Toc434241900" w:history="1">
            <w:r w:rsidR="00C81CCD" w:rsidRPr="00595BD2">
              <w:rPr>
                <w:rStyle w:val="Hyperlink"/>
                <w:noProof/>
              </w:rPr>
              <w:t>5.2.3 Evaluation of Alternatives</w:t>
            </w:r>
            <w:r w:rsidR="00C81CCD">
              <w:rPr>
                <w:noProof/>
                <w:webHidden/>
              </w:rPr>
              <w:tab/>
            </w:r>
            <w:r w:rsidR="00C81CCD">
              <w:rPr>
                <w:noProof/>
                <w:webHidden/>
              </w:rPr>
              <w:fldChar w:fldCharType="begin"/>
            </w:r>
            <w:r w:rsidR="00C81CCD">
              <w:rPr>
                <w:noProof/>
                <w:webHidden/>
              </w:rPr>
              <w:instrText xml:space="preserve"> PAGEREF _Toc434241900 \h </w:instrText>
            </w:r>
            <w:r w:rsidR="00C81CCD">
              <w:rPr>
                <w:noProof/>
                <w:webHidden/>
              </w:rPr>
            </w:r>
            <w:r w:rsidR="00C81CCD">
              <w:rPr>
                <w:noProof/>
                <w:webHidden/>
              </w:rPr>
              <w:fldChar w:fldCharType="separate"/>
            </w:r>
            <w:r w:rsidR="008D3461">
              <w:rPr>
                <w:noProof/>
                <w:webHidden/>
              </w:rPr>
              <w:t>31</w:t>
            </w:r>
            <w:r w:rsidR="00C81CCD">
              <w:rPr>
                <w:noProof/>
                <w:webHidden/>
              </w:rPr>
              <w:fldChar w:fldCharType="end"/>
            </w:r>
          </w:hyperlink>
        </w:p>
        <w:p w14:paraId="03027185" w14:textId="77777777" w:rsidR="00C81CCD" w:rsidRDefault="00BC5FC8">
          <w:pPr>
            <w:pStyle w:val="Verzeichnis3"/>
            <w:tabs>
              <w:tab w:val="right" w:pos="9056"/>
            </w:tabs>
            <w:rPr>
              <w:noProof/>
              <w:lang w:val="de-CH" w:eastAsia="zh-CN"/>
            </w:rPr>
          </w:pPr>
          <w:hyperlink w:anchor="_Toc434241901" w:history="1">
            <w:r w:rsidR="00C81CCD" w:rsidRPr="00595BD2">
              <w:rPr>
                <w:rStyle w:val="Hyperlink"/>
                <w:noProof/>
              </w:rPr>
              <w:t>5.2.4 Decision Making Process</w:t>
            </w:r>
            <w:r w:rsidR="00C81CCD">
              <w:rPr>
                <w:noProof/>
                <w:webHidden/>
              </w:rPr>
              <w:tab/>
            </w:r>
            <w:r w:rsidR="00C81CCD">
              <w:rPr>
                <w:noProof/>
                <w:webHidden/>
              </w:rPr>
              <w:fldChar w:fldCharType="begin"/>
            </w:r>
            <w:r w:rsidR="00C81CCD">
              <w:rPr>
                <w:noProof/>
                <w:webHidden/>
              </w:rPr>
              <w:instrText xml:space="preserve"> PAGEREF _Toc434241901 \h </w:instrText>
            </w:r>
            <w:r w:rsidR="00C81CCD">
              <w:rPr>
                <w:noProof/>
                <w:webHidden/>
              </w:rPr>
            </w:r>
            <w:r w:rsidR="00C81CCD">
              <w:rPr>
                <w:noProof/>
                <w:webHidden/>
              </w:rPr>
              <w:fldChar w:fldCharType="separate"/>
            </w:r>
            <w:r w:rsidR="008D3461">
              <w:rPr>
                <w:noProof/>
                <w:webHidden/>
              </w:rPr>
              <w:t>32</w:t>
            </w:r>
            <w:r w:rsidR="00C81CCD">
              <w:rPr>
                <w:noProof/>
                <w:webHidden/>
              </w:rPr>
              <w:fldChar w:fldCharType="end"/>
            </w:r>
          </w:hyperlink>
        </w:p>
        <w:p w14:paraId="0FC9A162" w14:textId="77777777" w:rsidR="00C81CCD" w:rsidRDefault="00BC5FC8">
          <w:pPr>
            <w:pStyle w:val="Verzeichnis3"/>
            <w:tabs>
              <w:tab w:val="right" w:pos="9056"/>
            </w:tabs>
            <w:rPr>
              <w:noProof/>
              <w:lang w:val="de-CH" w:eastAsia="zh-CN"/>
            </w:rPr>
          </w:pPr>
          <w:hyperlink w:anchor="_Toc434241902" w:history="1">
            <w:r w:rsidR="00C81CCD" w:rsidRPr="00595BD2">
              <w:rPr>
                <w:rStyle w:val="Hyperlink"/>
                <w:noProof/>
              </w:rPr>
              <w:t>5.2.5 After-decisional Behavior</w:t>
            </w:r>
            <w:r w:rsidR="00C81CCD">
              <w:rPr>
                <w:noProof/>
                <w:webHidden/>
              </w:rPr>
              <w:tab/>
            </w:r>
            <w:r w:rsidR="00C81CCD">
              <w:rPr>
                <w:noProof/>
                <w:webHidden/>
              </w:rPr>
              <w:fldChar w:fldCharType="begin"/>
            </w:r>
            <w:r w:rsidR="00C81CCD">
              <w:rPr>
                <w:noProof/>
                <w:webHidden/>
              </w:rPr>
              <w:instrText xml:space="preserve"> PAGEREF _Toc434241902 \h </w:instrText>
            </w:r>
            <w:r w:rsidR="00C81CCD">
              <w:rPr>
                <w:noProof/>
                <w:webHidden/>
              </w:rPr>
            </w:r>
            <w:r w:rsidR="00C81CCD">
              <w:rPr>
                <w:noProof/>
                <w:webHidden/>
              </w:rPr>
              <w:fldChar w:fldCharType="separate"/>
            </w:r>
            <w:r w:rsidR="008D3461">
              <w:rPr>
                <w:noProof/>
                <w:webHidden/>
              </w:rPr>
              <w:t>32</w:t>
            </w:r>
            <w:r w:rsidR="00C81CCD">
              <w:rPr>
                <w:noProof/>
                <w:webHidden/>
              </w:rPr>
              <w:fldChar w:fldCharType="end"/>
            </w:r>
          </w:hyperlink>
        </w:p>
        <w:p w14:paraId="4540EA92" w14:textId="77777777" w:rsidR="00C81CCD" w:rsidRDefault="00BC5FC8">
          <w:pPr>
            <w:pStyle w:val="Verzeichnis1"/>
            <w:tabs>
              <w:tab w:val="right" w:pos="9056"/>
            </w:tabs>
            <w:rPr>
              <w:b w:val="0"/>
              <w:noProof/>
              <w:lang w:val="de-CH" w:eastAsia="zh-CN"/>
            </w:rPr>
          </w:pPr>
          <w:hyperlink w:anchor="_Toc434241903" w:history="1">
            <w:r w:rsidR="00C81CCD" w:rsidRPr="00595BD2">
              <w:rPr>
                <w:rStyle w:val="Hyperlink"/>
                <w:rFonts w:asciiTheme="majorHAnsi" w:hAnsiTheme="majorHAnsi"/>
                <w:noProof/>
              </w:rPr>
              <w:t>6. Results</w:t>
            </w:r>
            <w:r w:rsidR="00C81CCD">
              <w:rPr>
                <w:noProof/>
                <w:webHidden/>
              </w:rPr>
              <w:tab/>
            </w:r>
            <w:r w:rsidR="00C81CCD">
              <w:rPr>
                <w:noProof/>
                <w:webHidden/>
              </w:rPr>
              <w:fldChar w:fldCharType="begin"/>
            </w:r>
            <w:r w:rsidR="00C81CCD">
              <w:rPr>
                <w:noProof/>
                <w:webHidden/>
              </w:rPr>
              <w:instrText xml:space="preserve"> PAGEREF _Toc434241903 \h </w:instrText>
            </w:r>
            <w:r w:rsidR="00C81CCD">
              <w:rPr>
                <w:noProof/>
                <w:webHidden/>
              </w:rPr>
            </w:r>
            <w:r w:rsidR="00C81CCD">
              <w:rPr>
                <w:noProof/>
                <w:webHidden/>
              </w:rPr>
              <w:fldChar w:fldCharType="separate"/>
            </w:r>
            <w:r w:rsidR="008D3461">
              <w:rPr>
                <w:noProof/>
                <w:webHidden/>
              </w:rPr>
              <w:t>33</w:t>
            </w:r>
            <w:r w:rsidR="00C81CCD">
              <w:rPr>
                <w:noProof/>
                <w:webHidden/>
              </w:rPr>
              <w:fldChar w:fldCharType="end"/>
            </w:r>
          </w:hyperlink>
        </w:p>
        <w:p w14:paraId="6673B5D5" w14:textId="77777777" w:rsidR="00C81CCD" w:rsidRDefault="00BC5FC8">
          <w:pPr>
            <w:pStyle w:val="Verzeichnis2"/>
            <w:rPr>
              <w:i w:val="0"/>
              <w:color w:val="auto"/>
              <w:lang w:eastAsia="zh-CN"/>
            </w:rPr>
          </w:pPr>
          <w:hyperlink w:anchor="_Toc434241904" w:history="1">
            <w:r w:rsidR="00C81CCD" w:rsidRPr="00595BD2">
              <w:rPr>
                <w:rStyle w:val="Hyperlink"/>
              </w:rPr>
              <w:t>6.1 Stakeholders in Pakistan</w:t>
            </w:r>
            <w:r w:rsidR="00C81CCD">
              <w:rPr>
                <w:webHidden/>
              </w:rPr>
              <w:tab/>
            </w:r>
            <w:r w:rsidR="00C81CCD">
              <w:rPr>
                <w:webHidden/>
              </w:rPr>
              <w:fldChar w:fldCharType="begin"/>
            </w:r>
            <w:r w:rsidR="00C81CCD">
              <w:rPr>
                <w:webHidden/>
              </w:rPr>
              <w:instrText xml:space="preserve"> PAGEREF _Toc434241904 \h </w:instrText>
            </w:r>
            <w:r w:rsidR="00C81CCD">
              <w:rPr>
                <w:webHidden/>
              </w:rPr>
            </w:r>
            <w:r w:rsidR="00C81CCD">
              <w:rPr>
                <w:webHidden/>
              </w:rPr>
              <w:fldChar w:fldCharType="separate"/>
            </w:r>
            <w:r w:rsidR="008D3461">
              <w:rPr>
                <w:webHidden/>
              </w:rPr>
              <w:t>33</w:t>
            </w:r>
            <w:r w:rsidR="00C81CCD">
              <w:rPr>
                <w:webHidden/>
              </w:rPr>
              <w:fldChar w:fldCharType="end"/>
            </w:r>
          </w:hyperlink>
        </w:p>
        <w:p w14:paraId="0013A192" w14:textId="77777777" w:rsidR="00C81CCD" w:rsidRDefault="00BC5FC8">
          <w:pPr>
            <w:pStyle w:val="Verzeichnis2"/>
            <w:rPr>
              <w:i w:val="0"/>
              <w:color w:val="auto"/>
              <w:lang w:eastAsia="zh-CN"/>
            </w:rPr>
          </w:pPr>
          <w:hyperlink w:anchor="_Toc434241905" w:history="1">
            <w:r w:rsidR="00C81CCD" w:rsidRPr="00595BD2">
              <w:rPr>
                <w:rStyle w:val="Hyperlink"/>
              </w:rPr>
              <w:t>6.2 Problem Recognition</w:t>
            </w:r>
            <w:r w:rsidR="00C81CCD">
              <w:rPr>
                <w:webHidden/>
              </w:rPr>
              <w:tab/>
            </w:r>
            <w:r w:rsidR="00C81CCD">
              <w:rPr>
                <w:webHidden/>
              </w:rPr>
              <w:fldChar w:fldCharType="begin"/>
            </w:r>
            <w:r w:rsidR="00C81CCD">
              <w:rPr>
                <w:webHidden/>
              </w:rPr>
              <w:instrText xml:space="preserve"> PAGEREF _Toc434241905 \h </w:instrText>
            </w:r>
            <w:r w:rsidR="00C81CCD">
              <w:rPr>
                <w:webHidden/>
              </w:rPr>
            </w:r>
            <w:r w:rsidR="00C81CCD">
              <w:rPr>
                <w:webHidden/>
              </w:rPr>
              <w:fldChar w:fldCharType="separate"/>
            </w:r>
            <w:r w:rsidR="008D3461">
              <w:rPr>
                <w:webHidden/>
              </w:rPr>
              <w:t>35</w:t>
            </w:r>
            <w:r w:rsidR="00C81CCD">
              <w:rPr>
                <w:webHidden/>
              </w:rPr>
              <w:fldChar w:fldCharType="end"/>
            </w:r>
          </w:hyperlink>
        </w:p>
        <w:p w14:paraId="0C2A14D1" w14:textId="77777777" w:rsidR="00C81CCD" w:rsidRDefault="00BC5FC8">
          <w:pPr>
            <w:pStyle w:val="Verzeichnis2"/>
            <w:rPr>
              <w:i w:val="0"/>
              <w:color w:val="auto"/>
              <w:lang w:eastAsia="zh-CN"/>
            </w:rPr>
          </w:pPr>
          <w:hyperlink w:anchor="_Toc434241906" w:history="1">
            <w:r w:rsidR="00C81CCD" w:rsidRPr="00595BD2">
              <w:rPr>
                <w:rStyle w:val="Hyperlink"/>
              </w:rPr>
              <w:t>6.3 Information Search</w:t>
            </w:r>
            <w:r w:rsidR="00C81CCD">
              <w:rPr>
                <w:webHidden/>
              </w:rPr>
              <w:tab/>
            </w:r>
            <w:r w:rsidR="00C81CCD">
              <w:rPr>
                <w:webHidden/>
              </w:rPr>
              <w:fldChar w:fldCharType="begin"/>
            </w:r>
            <w:r w:rsidR="00C81CCD">
              <w:rPr>
                <w:webHidden/>
              </w:rPr>
              <w:instrText xml:space="preserve"> PAGEREF _Toc434241906 \h </w:instrText>
            </w:r>
            <w:r w:rsidR="00C81CCD">
              <w:rPr>
                <w:webHidden/>
              </w:rPr>
            </w:r>
            <w:r w:rsidR="00C81CCD">
              <w:rPr>
                <w:webHidden/>
              </w:rPr>
              <w:fldChar w:fldCharType="separate"/>
            </w:r>
            <w:r w:rsidR="008D3461">
              <w:rPr>
                <w:webHidden/>
              </w:rPr>
              <w:t>37</w:t>
            </w:r>
            <w:r w:rsidR="00C81CCD">
              <w:rPr>
                <w:webHidden/>
              </w:rPr>
              <w:fldChar w:fldCharType="end"/>
            </w:r>
          </w:hyperlink>
        </w:p>
        <w:p w14:paraId="456D40F0" w14:textId="77777777" w:rsidR="00C81CCD" w:rsidRDefault="00BC5FC8">
          <w:pPr>
            <w:pStyle w:val="Verzeichnis2"/>
            <w:rPr>
              <w:i w:val="0"/>
              <w:color w:val="auto"/>
              <w:lang w:eastAsia="zh-CN"/>
            </w:rPr>
          </w:pPr>
          <w:hyperlink w:anchor="_Toc434241907" w:history="1">
            <w:r w:rsidR="00C81CCD" w:rsidRPr="00595BD2">
              <w:rPr>
                <w:rStyle w:val="Hyperlink"/>
              </w:rPr>
              <w:t>6.4 Evaluation of Alternatives</w:t>
            </w:r>
            <w:r w:rsidR="00C81CCD">
              <w:rPr>
                <w:webHidden/>
              </w:rPr>
              <w:tab/>
            </w:r>
            <w:r w:rsidR="00C81CCD">
              <w:rPr>
                <w:webHidden/>
              </w:rPr>
              <w:fldChar w:fldCharType="begin"/>
            </w:r>
            <w:r w:rsidR="00C81CCD">
              <w:rPr>
                <w:webHidden/>
              </w:rPr>
              <w:instrText xml:space="preserve"> PAGEREF _Toc434241907 \h </w:instrText>
            </w:r>
            <w:r w:rsidR="00C81CCD">
              <w:rPr>
                <w:webHidden/>
              </w:rPr>
            </w:r>
            <w:r w:rsidR="00C81CCD">
              <w:rPr>
                <w:webHidden/>
              </w:rPr>
              <w:fldChar w:fldCharType="separate"/>
            </w:r>
            <w:r w:rsidR="008D3461">
              <w:rPr>
                <w:webHidden/>
              </w:rPr>
              <w:t>40</w:t>
            </w:r>
            <w:r w:rsidR="00C81CCD">
              <w:rPr>
                <w:webHidden/>
              </w:rPr>
              <w:fldChar w:fldCharType="end"/>
            </w:r>
          </w:hyperlink>
        </w:p>
        <w:p w14:paraId="0B61025D" w14:textId="77777777" w:rsidR="00C81CCD" w:rsidRDefault="00BC5FC8">
          <w:pPr>
            <w:pStyle w:val="Verzeichnis2"/>
            <w:rPr>
              <w:i w:val="0"/>
              <w:color w:val="auto"/>
              <w:lang w:eastAsia="zh-CN"/>
            </w:rPr>
          </w:pPr>
          <w:hyperlink w:anchor="_Toc434241908" w:history="1">
            <w:r w:rsidR="00C81CCD" w:rsidRPr="00595BD2">
              <w:rPr>
                <w:rStyle w:val="Hyperlink"/>
              </w:rPr>
              <w:t>6.5 Decision Making Process</w:t>
            </w:r>
            <w:r w:rsidR="00C81CCD">
              <w:rPr>
                <w:webHidden/>
              </w:rPr>
              <w:tab/>
            </w:r>
            <w:r w:rsidR="00C81CCD">
              <w:rPr>
                <w:webHidden/>
              </w:rPr>
              <w:fldChar w:fldCharType="begin"/>
            </w:r>
            <w:r w:rsidR="00C81CCD">
              <w:rPr>
                <w:webHidden/>
              </w:rPr>
              <w:instrText xml:space="preserve"> PAGEREF _Toc434241908 \h </w:instrText>
            </w:r>
            <w:r w:rsidR="00C81CCD">
              <w:rPr>
                <w:webHidden/>
              </w:rPr>
            </w:r>
            <w:r w:rsidR="00C81CCD">
              <w:rPr>
                <w:webHidden/>
              </w:rPr>
              <w:fldChar w:fldCharType="separate"/>
            </w:r>
            <w:r w:rsidR="008D3461">
              <w:rPr>
                <w:webHidden/>
              </w:rPr>
              <w:t>44</w:t>
            </w:r>
            <w:r w:rsidR="00C81CCD">
              <w:rPr>
                <w:webHidden/>
              </w:rPr>
              <w:fldChar w:fldCharType="end"/>
            </w:r>
          </w:hyperlink>
        </w:p>
        <w:p w14:paraId="23A45C83" w14:textId="77777777" w:rsidR="00C81CCD" w:rsidRDefault="00BC5FC8">
          <w:pPr>
            <w:pStyle w:val="Verzeichnis1"/>
            <w:tabs>
              <w:tab w:val="right" w:pos="9056"/>
            </w:tabs>
            <w:rPr>
              <w:b w:val="0"/>
              <w:noProof/>
              <w:lang w:val="de-CH" w:eastAsia="zh-CN"/>
            </w:rPr>
          </w:pPr>
          <w:hyperlink w:anchor="_Toc434241909" w:history="1">
            <w:r w:rsidR="00C81CCD" w:rsidRPr="00595BD2">
              <w:rPr>
                <w:rStyle w:val="Hyperlink"/>
                <w:rFonts w:asciiTheme="majorHAnsi" w:hAnsiTheme="majorHAnsi"/>
                <w:noProof/>
              </w:rPr>
              <w:t>7.</w:t>
            </w:r>
            <w:r w:rsidR="00C81CCD" w:rsidRPr="00595BD2">
              <w:rPr>
                <w:rStyle w:val="Hyperlink"/>
                <w:noProof/>
              </w:rPr>
              <w:t xml:space="preserve"> </w:t>
            </w:r>
            <w:r w:rsidR="00C81CCD" w:rsidRPr="00595BD2">
              <w:rPr>
                <w:rStyle w:val="Hyperlink"/>
                <w:rFonts w:asciiTheme="majorHAnsi" w:hAnsiTheme="majorHAnsi"/>
                <w:noProof/>
              </w:rPr>
              <w:t>Interpretations of Results and Implementations Suggestions</w:t>
            </w:r>
            <w:r w:rsidR="00C81CCD">
              <w:rPr>
                <w:noProof/>
                <w:webHidden/>
              </w:rPr>
              <w:tab/>
            </w:r>
            <w:r w:rsidR="00C81CCD">
              <w:rPr>
                <w:noProof/>
                <w:webHidden/>
              </w:rPr>
              <w:fldChar w:fldCharType="begin"/>
            </w:r>
            <w:r w:rsidR="00C81CCD">
              <w:rPr>
                <w:noProof/>
                <w:webHidden/>
              </w:rPr>
              <w:instrText xml:space="preserve"> PAGEREF _Toc434241909 \h </w:instrText>
            </w:r>
            <w:r w:rsidR="00C81CCD">
              <w:rPr>
                <w:noProof/>
                <w:webHidden/>
              </w:rPr>
            </w:r>
            <w:r w:rsidR="00C81CCD">
              <w:rPr>
                <w:noProof/>
                <w:webHidden/>
              </w:rPr>
              <w:fldChar w:fldCharType="separate"/>
            </w:r>
            <w:r w:rsidR="008D3461">
              <w:rPr>
                <w:noProof/>
                <w:webHidden/>
              </w:rPr>
              <w:t>49</w:t>
            </w:r>
            <w:r w:rsidR="00C81CCD">
              <w:rPr>
                <w:noProof/>
                <w:webHidden/>
              </w:rPr>
              <w:fldChar w:fldCharType="end"/>
            </w:r>
          </w:hyperlink>
        </w:p>
        <w:p w14:paraId="737DE64D" w14:textId="77777777" w:rsidR="00C81CCD" w:rsidRDefault="00BC5FC8">
          <w:pPr>
            <w:pStyle w:val="Verzeichnis1"/>
            <w:tabs>
              <w:tab w:val="right" w:pos="9056"/>
            </w:tabs>
            <w:rPr>
              <w:b w:val="0"/>
              <w:noProof/>
              <w:lang w:val="de-CH" w:eastAsia="zh-CN"/>
            </w:rPr>
          </w:pPr>
          <w:hyperlink w:anchor="_Toc434241910" w:history="1">
            <w:r w:rsidR="00C81CCD" w:rsidRPr="00595BD2">
              <w:rPr>
                <w:rStyle w:val="Hyperlink"/>
                <w:rFonts w:asciiTheme="majorHAnsi" w:hAnsiTheme="majorHAnsi"/>
                <w:noProof/>
              </w:rPr>
              <w:t>8. Critical Evaluation</w:t>
            </w:r>
            <w:r w:rsidR="00C81CCD">
              <w:rPr>
                <w:noProof/>
                <w:webHidden/>
              </w:rPr>
              <w:tab/>
            </w:r>
            <w:r w:rsidR="00C81CCD">
              <w:rPr>
                <w:noProof/>
                <w:webHidden/>
              </w:rPr>
              <w:fldChar w:fldCharType="begin"/>
            </w:r>
            <w:r w:rsidR="00C81CCD">
              <w:rPr>
                <w:noProof/>
                <w:webHidden/>
              </w:rPr>
              <w:instrText xml:space="preserve"> PAGEREF _Toc434241910 \h </w:instrText>
            </w:r>
            <w:r w:rsidR="00C81CCD">
              <w:rPr>
                <w:noProof/>
                <w:webHidden/>
              </w:rPr>
            </w:r>
            <w:r w:rsidR="00C81CCD">
              <w:rPr>
                <w:noProof/>
                <w:webHidden/>
              </w:rPr>
              <w:fldChar w:fldCharType="separate"/>
            </w:r>
            <w:r w:rsidR="008D3461">
              <w:rPr>
                <w:noProof/>
                <w:webHidden/>
              </w:rPr>
              <w:t>53</w:t>
            </w:r>
            <w:r w:rsidR="00C81CCD">
              <w:rPr>
                <w:noProof/>
                <w:webHidden/>
              </w:rPr>
              <w:fldChar w:fldCharType="end"/>
            </w:r>
          </w:hyperlink>
        </w:p>
        <w:p w14:paraId="3FF91A93" w14:textId="77777777" w:rsidR="00C81CCD" w:rsidRDefault="00BC5FC8">
          <w:pPr>
            <w:pStyle w:val="Verzeichnis1"/>
            <w:tabs>
              <w:tab w:val="right" w:pos="9056"/>
            </w:tabs>
            <w:rPr>
              <w:b w:val="0"/>
              <w:noProof/>
              <w:lang w:val="de-CH" w:eastAsia="zh-CN"/>
            </w:rPr>
          </w:pPr>
          <w:hyperlink w:anchor="_Toc434241911" w:history="1">
            <w:r w:rsidR="00C81CCD" w:rsidRPr="00595BD2">
              <w:rPr>
                <w:rStyle w:val="Hyperlink"/>
                <w:rFonts w:asciiTheme="majorHAnsi" w:hAnsiTheme="majorHAnsi"/>
                <w:noProof/>
              </w:rPr>
              <w:t>10. Further Research</w:t>
            </w:r>
            <w:r w:rsidR="00C81CCD">
              <w:rPr>
                <w:noProof/>
                <w:webHidden/>
              </w:rPr>
              <w:tab/>
            </w:r>
            <w:r w:rsidR="00C81CCD">
              <w:rPr>
                <w:noProof/>
                <w:webHidden/>
              </w:rPr>
              <w:fldChar w:fldCharType="begin"/>
            </w:r>
            <w:r w:rsidR="00C81CCD">
              <w:rPr>
                <w:noProof/>
                <w:webHidden/>
              </w:rPr>
              <w:instrText xml:space="preserve"> PAGEREF _Toc434241911 \h </w:instrText>
            </w:r>
            <w:r w:rsidR="00C81CCD">
              <w:rPr>
                <w:noProof/>
                <w:webHidden/>
              </w:rPr>
            </w:r>
            <w:r w:rsidR="00C81CCD">
              <w:rPr>
                <w:noProof/>
                <w:webHidden/>
              </w:rPr>
              <w:fldChar w:fldCharType="separate"/>
            </w:r>
            <w:r w:rsidR="008D3461">
              <w:rPr>
                <w:noProof/>
                <w:webHidden/>
              </w:rPr>
              <w:t>54</w:t>
            </w:r>
            <w:r w:rsidR="00C81CCD">
              <w:rPr>
                <w:noProof/>
                <w:webHidden/>
              </w:rPr>
              <w:fldChar w:fldCharType="end"/>
            </w:r>
          </w:hyperlink>
        </w:p>
        <w:p w14:paraId="527D43F5" w14:textId="77777777" w:rsidR="00C81CCD" w:rsidRDefault="00BC5FC8">
          <w:pPr>
            <w:pStyle w:val="Verzeichnis1"/>
            <w:tabs>
              <w:tab w:val="right" w:pos="9056"/>
            </w:tabs>
            <w:rPr>
              <w:b w:val="0"/>
              <w:noProof/>
              <w:lang w:val="de-CH" w:eastAsia="zh-CN"/>
            </w:rPr>
          </w:pPr>
          <w:hyperlink w:anchor="_Toc434241912" w:history="1">
            <w:r w:rsidR="00C81CCD" w:rsidRPr="00595BD2">
              <w:rPr>
                <w:rStyle w:val="Hyperlink"/>
                <w:rFonts w:asciiTheme="majorHAnsi" w:hAnsiTheme="majorHAnsi"/>
                <w:noProof/>
              </w:rPr>
              <w:t>11. Conclusion</w:t>
            </w:r>
            <w:r w:rsidR="00C81CCD">
              <w:rPr>
                <w:noProof/>
                <w:webHidden/>
              </w:rPr>
              <w:tab/>
            </w:r>
            <w:r w:rsidR="00C81CCD">
              <w:rPr>
                <w:noProof/>
                <w:webHidden/>
              </w:rPr>
              <w:fldChar w:fldCharType="begin"/>
            </w:r>
            <w:r w:rsidR="00C81CCD">
              <w:rPr>
                <w:noProof/>
                <w:webHidden/>
              </w:rPr>
              <w:instrText xml:space="preserve"> PAGEREF _Toc434241912 \h </w:instrText>
            </w:r>
            <w:r w:rsidR="00C81CCD">
              <w:rPr>
                <w:noProof/>
                <w:webHidden/>
              </w:rPr>
            </w:r>
            <w:r w:rsidR="00C81CCD">
              <w:rPr>
                <w:noProof/>
                <w:webHidden/>
              </w:rPr>
              <w:fldChar w:fldCharType="separate"/>
            </w:r>
            <w:r w:rsidR="008D3461">
              <w:rPr>
                <w:noProof/>
                <w:webHidden/>
              </w:rPr>
              <w:t>55</w:t>
            </w:r>
            <w:r w:rsidR="00C81CCD">
              <w:rPr>
                <w:noProof/>
                <w:webHidden/>
              </w:rPr>
              <w:fldChar w:fldCharType="end"/>
            </w:r>
          </w:hyperlink>
        </w:p>
        <w:p w14:paraId="2AA4DD94" w14:textId="77777777" w:rsidR="00C81CCD" w:rsidRDefault="00BC5FC8">
          <w:pPr>
            <w:pStyle w:val="Verzeichnis1"/>
            <w:tabs>
              <w:tab w:val="right" w:pos="9056"/>
            </w:tabs>
            <w:rPr>
              <w:b w:val="0"/>
              <w:noProof/>
              <w:lang w:val="de-CH" w:eastAsia="zh-CN"/>
            </w:rPr>
          </w:pPr>
          <w:hyperlink w:anchor="_Toc434241913" w:history="1">
            <w:r w:rsidR="00C81CCD" w:rsidRPr="00595BD2">
              <w:rPr>
                <w:rStyle w:val="Hyperlink"/>
                <w:rFonts w:asciiTheme="majorHAnsi" w:hAnsiTheme="majorHAnsi"/>
                <w:noProof/>
              </w:rPr>
              <w:t>Table of Literature</w:t>
            </w:r>
            <w:r w:rsidR="00C81CCD">
              <w:rPr>
                <w:noProof/>
                <w:webHidden/>
              </w:rPr>
              <w:tab/>
            </w:r>
            <w:r w:rsidR="00C81CCD">
              <w:rPr>
                <w:noProof/>
                <w:webHidden/>
              </w:rPr>
              <w:fldChar w:fldCharType="begin"/>
            </w:r>
            <w:r w:rsidR="00C81CCD">
              <w:rPr>
                <w:noProof/>
                <w:webHidden/>
              </w:rPr>
              <w:instrText xml:space="preserve"> PAGEREF _Toc434241913 \h </w:instrText>
            </w:r>
            <w:r w:rsidR="00C81CCD">
              <w:rPr>
                <w:noProof/>
                <w:webHidden/>
              </w:rPr>
            </w:r>
            <w:r w:rsidR="00C81CCD">
              <w:rPr>
                <w:noProof/>
                <w:webHidden/>
              </w:rPr>
              <w:fldChar w:fldCharType="separate"/>
            </w:r>
            <w:r w:rsidR="008D3461">
              <w:rPr>
                <w:noProof/>
                <w:webHidden/>
              </w:rPr>
              <w:t>56</w:t>
            </w:r>
            <w:r w:rsidR="00C81CCD">
              <w:rPr>
                <w:noProof/>
                <w:webHidden/>
              </w:rPr>
              <w:fldChar w:fldCharType="end"/>
            </w:r>
          </w:hyperlink>
        </w:p>
        <w:p w14:paraId="11D54CDD" w14:textId="77777777" w:rsidR="00C81CCD" w:rsidRDefault="00BC5FC8">
          <w:pPr>
            <w:pStyle w:val="Verzeichnis1"/>
            <w:tabs>
              <w:tab w:val="right" w:pos="9056"/>
            </w:tabs>
            <w:rPr>
              <w:b w:val="0"/>
              <w:noProof/>
              <w:lang w:val="de-CH" w:eastAsia="zh-CN"/>
            </w:rPr>
          </w:pPr>
          <w:hyperlink w:anchor="_Toc434241914" w:history="1">
            <w:r w:rsidR="00C81CCD" w:rsidRPr="00595BD2">
              <w:rPr>
                <w:rStyle w:val="Hyperlink"/>
                <w:rFonts w:asciiTheme="majorHAnsi" w:hAnsiTheme="majorHAnsi"/>
                <w:noProof/>
              </w:rPr>
              <w:t>List of Internet Sources</w:t>
            </w:r>
            <w:r w:rsidR="00C81CCD">
              <w:rPr>
                <w:noProof/>
                <w:webHidden/>
              </w:rPr>
              <w:tab/>
            </w:r>
            <w:r w:rsidR="00C81CCD">
              <w:rPr>
                <w:noProof/>
                <w:webHidden/>
              </w:rPr>
              <w:fldChar w:fldCharType="begin"/>
            </w:r>
            <w:r w:rsidR="00C81CCD">
              <w:rPr>
                <w:noProof/>
                <w:webHidden/>
              </w:rPr>
              <w:instrText xml:space="preserve"> PAGEREF _Toc434241914 \h </w:instrText>
            </w:r>
            <w:r w:rsidR="00C81CCD">
              <w:rPr>
                <w:noProof/>
                <w:webHidden/>
              </w:rPr>
            </w:r>
            <w:r w:rsidR="00C81CCD">
              <w:rPr>
                <w:noProof/>
                <w:webHidden/>
              </w:rPr>
              <w:fldChar w:fldCharType="separate"/>
            </w:r>
            <w:r w:rsidR="008D3461">
              <w:rPr>
                <w:noProof/>
                <w:webHidden/>
              </w:rPr>
              <w:t>59</w:t>
            </w:r>
            <w:r w:rsidR="00C81CCD">
              <w:rPr>
                <w:noProof/>
                <w:webHidden/>
              </w:rPr>
              <w:fldChar w:fldCharType="end"/>
            </w:r>
          </w:hyperlink>
        </w:p>
        <w:p w14:paraId="3EF26272" w14:textId="77777777" w:rsidR="00C81CCD" w:rsidRDefault="00BC5FC8">
          <w:pPr>
            <w:pStyle w:val="Verzeichnis1"/>
            <w:tabs>
              <w:tab w:val="right" w:pos="9056"/>
            </w:tabs>
            <w:rPr>
              <w:b w:val="0"/>
              <w:noProof/>
              <w:lang w:val="de-CH" w:eastAsia="zh-CN"/>
            </w:rPr>
          </w:pPr>
          <w:hyperlink w:anchor="_Toc434241915" w:history="1">
            <w:r w:rsidR="00C81CCD" w:rsidRPr="00595BD2">
              <w:rPr>
                <w:rStyle w:val="Hyperlink"/>
                <w:rFonts w:asciiTheme="majorHAnsi" w:hAnsiTheme="majorHAnsi"/>
                <w:noProof/>
              </w:rPr>
              <w:t>Attachments</w:t>
            </w:r>
            <w:r w:rsidR="00C81CCD">
              <w:rPr>
                <w:noProof/>
                <w:webHidden/>
              </w:rPr>
              <w:tab/>
            </w:r>
            <w:r w:rsidR="00C81CCD">
              <w:rPr>
                <w:noProof/>
                <w:webHidden/>
              </w:rPr>
              <w:fldChar w:fldCharType="begin"/>
            </w:r>
            <w:r w:rsidR="00C81CCD">
              <w:rPr>
                <w:noProof/>
                <w:webHidden/>
              </w:rPr>
              <w:instrText xml:space="preserve"> PAGEREF _Toc434241915 \h </w:instrText>
            </w:r>
            <w:r w:rsidR="00C81CCD">
              <w:rPr>
                <w:noProof/>
                <w:webHidden/>
              </w:rPr>
            </w:r>
            <w:r w:rsidR="00C81CCD">
              <w:rPr>
                <w:noProof/>
                <w:webHidden/>
              </w:rPr>
              <w:fldChar w:fldCharType="separate"/>
            </w:r>
            <w:r w:rsidR="008D3461">
              <w:rPr>
                <w:noProof/>
                <w:webHidden/>
              </w:rPr>
              <w:t>63</w:t>
            </w:r>
            <w:r w:rsidR="00C81CCD">
              <w:rPr>
                <w:noProof/>
                <w:webHidden/>
              </w:rPr>
              <w:fldChar w:fldCharType="end"/>
            </w:r>
          </w:hyperlink>
        </w:p>
        <w:p w14:paraId="73B79709" w14:textId="77777777" w:rsidR="00C81CCD" w:rsidRDefault="00BC5FC8">
          <w:pPr>
            <w:pStyle w:val="Verzeichnis2"/>
            <w:tabs>
              <w:tab w:val="left" w:pos="720"/>
            </w:tabs>
            <w:rPr>
              <w:i w:val="0"/>
              <w:color w:val="auto"/>
              <w:lang w:eastAsia="zh-CN"/>
            </w:rPr>
          </w:pPr>
          <w:hyperlink w:anchor="_Toc434241916" w:history="1">
            <w:r w:rsidR="00C81CCD" w:rsidRPr="00595BD2">
              <w:rPr>
                <w:rStyle w:val="Hyperlink"/>
              </w:rPr>
              <w:t>A.</w:t>
            </w:r>
            <w:r w:rsidR="00C81CCD">
              <w:rPr>
                <w:i w:val="0"/>
                <w:color w:val="auto"/>
                <w:lang w:eastAsia="zh-CN"/>
              </w:rPr>
              <w:tab/>
            </w:r>
            <w:r w:rsidR="00C81CCD" w:rsidRPr="00595BD2">
              <w:rPr>
                <w:rStyle w:val="Hyperlink"/>
              </w:rPr>
              <w:t>List of Interview Partner</w:t>
            </w:r>
            <w:r w:rsidR="00C81CCD">
              <w:rPr>
                <w:webHidden/>
              </w:rPr>
              <w:tab/>
            </w:r>
            <w:r w:rsidR="00C81CCD">
              <w:rPr>
                <w:webHidden/>
              </w:rPr>
              <w:fldChar w:fldCharType="begin"/>
            </w:r>
            <w:r w:rsidR="00C81CCD">
              <w:rPr>
                <w:webHidden/>
              </w:rPr>
              <w:instrText xml:space="preserve"> PAGEREF _Toc434241916 \h </w:instrText>
            </w:r>
            <w:r w:rsidR="00C81CCD">
              <w:rPr>
                <w:webHidden/>
              </w:rPr>
            </w:r>
            <w:r w:rsidR="00C81CCD">
              <w:rPr>
                <w:webHidden/>
              </w:rPr>
              <w:fldChar w:fldCharType="separate"/>
            </w:r>
            <w:r w:rsidR="008D3461">
              <w:rPr>
                <w:webHidden/>
              </w:rPr>
              <w:t>63</w:t>
            </w:r>
            <w:r w:rsidR="00C81CCD">
              <w:rPr>
                <w:webHidden/>
              </w:rPr>
              <w:fldChar w:fldCharType="end"/>
            </w:r>
          </w:hyperlink>
        </w:p>
        <w:p w14:paraId="652A3C7D" w14:textId="77777777" w:rsidR="00C81CCD" w:rsidRDefault="00BC5FC8">
          <w:pPr>
            <w:pStyle w:val="Verzeichnis2"/>
            <w:tabs>
              <w:tab w:val="left" w:pos="720"/>
            </w:tabs>
            <w:rPr>
              <w:i w:val="0"/>
              <w:color w:val="auto"/>
              <w:lang w:eastAsia="zh-CN"/>
            </w:rPr>
          </w:pPr>
          <w:hyperlink w:anchor="_Toc434241917" w:history="1">
            <w:r w:rsidR="00C81CCD" w:rsidRPr="00595BD2">
              <w:rPr>
                <w:rStyle w:val="Hyperlink"/>
              </w:rPr>
              <w:t>B.</w:t>
            </w:r>
            <w:r w:rsidR="00C81CCD">
              <w:rPr>
                <w:i w:val="0"/>
                <w:color w:val="auto"/>
                <w:lang w:eastAsia="zh-CN"/>
              </w:rPr>
              <w:tab/>
            </w:r>
            <w:r w:rsidR="00C81CCD" w:rsidRPr="00595BD2">
              <w:rPr>
                <w:rStyle w:val="Hyperlink"/>
              </w:rPr>
              <w:t>List of E-mail Partner</w:t>
            </w:r>
            <w:r w:rsidR="00C81CCD">
              <w:rPr>
                <w:webHidden/>
              </w:rPr>
              <w:tab/>
            </w:r>
            <w:r w:rsidR="00C81CCD">
              <w:rPr>
                <w:webHidden/>
              </w:rPr>
              <w:fldChar w:fldCharType="begin"/>
            </w:r>
            <w:r w:rsidR="00C81CCD">
              <w:rPr>
                <w:webHidden/>
              </w:rPr>
              <w:instrText xml:space="preserve"> PAGEREF _Toc434241917 \h </w:instrText>
            </w:r>
            <w:r w:rsidR="00C81CCD">
              <w:rPr>
                <w:webHidden/>
              </w:rPr>
            </w:r>
            <w:r w:rsidR="00C81CCD">
              <w:rPr>
                <w:webHidden/>
              </w:rPr>
              <w:fldChar w:fldCharType="separate"/>
            </w:r>
            <w:r w:rsidR="008D3461">
              <w:rPr>
                <w:webHidden/>
              </w:rPr>
              <w:t>63</w:t>
            </w:r>
            <w:r w:rsidR="00C81CCD">
              <w:rPr>
                <w:webHidden/>
              </w:rPr>
              <w:fldChar w:fldCharType="end"/>
            </w:r>
          </w:hyperlink>
        </w:p>
        <w:p w14:paraId="205F69F1" w14:textId="77777777" w:rsidR="00C81CCD" w:rsidRDefault="00BC5FC8">
          <w:pPr>
            <w:pStyle w:val="Verzeichnis1"/>
            <w:tabs>
              <w:tab w:val="right" w:pos="9056"/>
            </w:tabs>
            <w:rPr>
              <w:b w:val="0"/>
              <w:noProof/>
              <w:lang w:val="de-CH" w:eastAsia="zh-CN"/>
            </w:rPr>
          </w:pPr>
          <w:hyperlink w:anchor="_Toc434241918" w:history="1">
            <w:r w:rsidR="00C81CCD" w:rsidRPr="00595BD2">
              <w:rPr>
                <w:rStyle w:val="Hyperlink"/>
                <w:rFonts w:asciiTheme="majorHAnsi" w:hAnsiTheme="majorHAnsi"/>
                <w:noProof/>
              </w:rPr>
              <w:t>Declaration of Authorship</w:t>
            </w:r>
            <w:r w:rsidR="00C81CCD">
              <w:rPr>
                <w:noProof/>
                <w:webHidden/>
              </w:rPr>
              <w:tab/>
            </w:r>
            <w:r w:rsidR="00C81CCD">
              <w:rPr>
                <w:noProof/>
                <w:webHidden/>
              </w:rPr>
              <w:fldChar w:fldCharType="begin"/>
            </w:r>
            <w:r w:rsidR="00C81CCD">
              <w:rPr>
                <w:noProof/>
                <w:webHidden/>
              </w:rPr>
              <w:instrText xml:space="preserve"> PAGEREF _Toc434241918 \h </w:instrText>
            </w:r>
            <w:r w:rsidR="00C81CCD">
              <w:rPr>
                <w:noProof/>
                <w:webHidden/>
              </w:rPr>
            </w:r>
            <w:r w:rsidR="00C81CCD">
              <w:rPr>
                <w:noProof/>
                <w:webHidden/>
              </w:rPr>
              <w:fldChar w:fldCharType="separate"/>
            </w:r>
            <w:r w:rsidR="008D3461">
              <w:rPr>
                <w:noProof/>
                <w:webHidden/>
              </w:rPr>
              <w:t>64</w:t>
            </w:r>
            <w:r w:rsidR="00C81CCD">
              <w:rPr>
                <w:noProof/>
                <w:webHidden/>
              </w:rPr>
              <w:fldChar w:fldCharType="end"/>
            </w:r>
          </w:hyperlink>
        </w:p>
        <w:p w14:paraId="2575B1B1" w14:textId="77777777" w:rsidR="0049532A" w:rsidRDefault="00F76250" w:rsidP="00E32156">
          <w:pPr>
            <w:jc w:val="both"/>
            <w:rPr>
              <w:noProof/>
            </w:rPr>
          </w:pPr>
          <w:r>
            <w:rPr>
              <w:b/>
              <w:bCs/>
              <w:noProof/>
            </w:rPr>
            <w:fldChar w:fldCharType="end"/>
          </w:r>
        </w:p>
      </w:sdtContent>
    </w:sdt>
    <w:p w14:paraId="07FBF726" w14:textId="2DBC221E" w:rsidR="00FB59C8" w:rsidRPr="0049532A" w:rsidRDefault="00FB59C8" w:rsidP="00E32156">
      <w:pPr>
        <w:jc w:val="both"/>
      </w:pPr>
      <w:r>
        <w:br w:type="page"/>
      </w:r>
    </w:p>
    <w:p w14:paraId="14196D86" w14:textId="412CF88A" w:rsidR="00F76250" w:rsidRPr="006F6CA6" w:rsidRDefault="008D20EB" w:rsidP="00E32156">
      <w:pPr>
        <w:pStyle w:val="berschrift1"/>
        <w:numPr>
          <w:ilvl w:val="0"/>
          <w:numId w:val="14"/>
        </w:numPr>
        <w:jc w:val="both"/>
        <w:rPr>
          <w:rFonts w:asciiTheme="majorHAnsi" w:hAnsiTheme="majorHAnsi"/>
          <w:lang w:val="en-US"/>
        </w:rPr>
      </w:pPr>
      <w:bookmarkStart w:id="4" w:name="_Toc434241877"/>
      <w:r w:rsidRPr="006F6CA6">
        <w:rPr>
          <w:rFonts w:asciiTheme="majorHAnsi" w:hAnsiTheme="majorHAnsi"/>
          <w:lang w:val="en-US"/>
        </w:rPr>
        <w:lastRenderedPageBreak/>
        <w:t>List of Abbreviations</w:t>
      </w:r>
      <w:bookmarkEnd w:id="4"/>
    </w:p>
    <w:p w14:paraId="68AEA0CA" w14:textId="21FB32FC" w:rsidR="007E1CB7" w:rsidRDefault="007E1CB7" w:rsidP="00E32156">
      <w:pPr>
        <w:jc w:val="both"/>
      </w:pPr>
      <w:r>
        <w:t xml:space="preserve">AEDB </w:t>
      </w:r>
      <w:r w:rsidR="00043AD8">
        <w:tab/>
      </w:r>
      <w:r w:rsidR="00043AD8">
        <w:tab/>
      </w:r>
      <w:r w:rsidR="00043AD8">
        <w:tab/>
        <w:t>Alternate Energy Development Board</w:t>
      </w:r>
      <w:r w:rsidR="00671CD9">
        <w:t>, Pakistan</w:t>
      </w:r>
    </w:p>
    <w:p w14:paraId="03530B2F" w14:textId="1EB1711B" w:rsidR="007E1CB7" w:rsidRPr="00FB59C8" w:rsidRDefault="007E1CB7" w:rsidP="00E32156">
      <w:pPr>
        <w:jc w:val="both"/>
      </w:pPr>
      <w:r w:rsidRPr="00FB59C8">
        <w:t>APEC</w:t>
      </w:r>
      <w:r w:rsidR="00043AD8">
        <w:tab/>
      </w:r>
      <w:r w:rsidR="00043AD8">
        <w:tab/>
      </w:r>
      <w:r w:rsidR="00043AD8">
        <w:tab/>
        <w:t>Asia-Pacific Economic Cooperation</w:t>
      </w:r>
    </w:p>
    <w:p w14:paraId="57556DC6" w14:textId="2F0FE995" w:rsidR="007E1CB7" w:rsidRPr="00FB59C8" w:rsidRDefault="007E1CB7" w:rsidP="00E32156">
      <w:pPr>
        <w:jc w:val="both"/>
      </w:pPr>
      <w:r w:rsidRPr="00FB59C8">
        <w:t>CEO</w:t>
      </w:r>
      <w:r w:rsidR="00043AD8">
        <w:tab/>
      </w:r>
      <w:r w:rsidR="00043AD8">
        <w:tab/>
      </w:r>
      <w:r w:rsidR="00043AD8">
        <w:tab/>
        <w:t>Chief Executive Officer</w:t>
      </w:r>
    </w:p>
    <w:p w14:paraId="7FB7DD30" w14:textId="6F5FF3E7" w:rsidR="007E1CB7" w:rsidRPr="00FB59C8" w:rsidRDefault="007E1CB7" w:rsidP="00E32156">
      <w:pPr>
        <w:jc w:val="both"/>
      </w:pPr>
      <w:r w:rsidRPr="00FB59C8">
        <w:t>CP-1</w:t>
      </w:r>
      <w:r w:rsidR="00587F66">
        <w:t xml:space="preserve"> </w:t>
      </w:r>
      <w:r w:rsidR="00587F66">
        <w:tab/>
      </w:r>
      <w:r w:rsidR="00587F66">
        <w:tab/>
      </w:r>
      <w:r w:rsidR="00587F66">
        <w:tab/>
        <w:t xml:space="preserve">Concept of Project – governmental form </w:t>
      </w:r>
    </w:p>
    <w:p w14:paraId="3F876182" w14:textId="05068F05" w:rsidR="007E1CB7" w:rsidRPr="00FB59C8" w:rsidRDefault="007E1CB7" w:rsidP="00E32156">
      <w:pPr>
        <w:jc w:val="both"/>
      </w:pPr>
      <w:r w:rsidRPr="00FB59C8">
        <w:t>CPU</w:t>
      </w:r>
      <w:r w:rsidR="00043AD8">
        <w:tab/>
      </w:r>
      <w:r w:rsidR="00043AD8">
        <w:tab/>
      </w:r>
      <w:r w:rsidR="00043AD8">
        <w:tab/>
        <w:t>Central Processing Unit</w:t>
      </w:r>
    </w:p>
    <w:p w14:paraId="6A957D9E" w14:textId="7FEF7F7F" w:rsidR="007E1CB7" w:rsidRDefault="007E1CB7" w:rsidP="00E32156">
      <w:pPr>
        <w:jc w:val="both"/>
      </w:pPr>
      <w:r>
        <w:t>EAD</w:t>
      </w:r>
      <w:r w:rsidR="00043AD8">
        <w:tab/>
      </w:r>
      <w:r w:rsidR="00043AD8">
        <w:tab/>
      </w:r>
      <w:r w:rsidR="00043AD8">
        <w:tab/>
      </w:r>
      <w:r w:rsidR="00671CD9">
        <w:t>Economic Affair Division, Pakistan</w:t>
      </w:r>
    </w:p>
    <w:p w14:paraId="2FF2A5EB" w14:textId="7E5DE46B" w:rsidR="007E1CB7" w:rsidRPr="00043AD8" w:rsidRDefault="007E1CB7" w:rsidP="00E32156">
      <w:pPr>
        <w:jc w:val="both"/>
        <w:rPr>
          <w:lang w:val="de-CH"/>
        </w:rPr>
      </w:pPr>
      <w:r w:rsidRPr="00043AD8">
        <w:rPr>
          <w:lang w:val="de-CH"/>
        </w:rPr>
        <w:t>EKB</w:t>
      </w:r>
      <w:r w:rsidR="00043AD8" w:rsidRPr="00043AD8">
        <w:rPr>
          <w:lang w:val="de-CH"/>
        </w:rPr>
        <w:tab/>
      </w:r>
      <w:r w:rsidR="00043AD8" w:rsidRPr="00043AD8">
        <w:rPr>
          <w:lang w:val="de-CH"/>
        </w:rPr>
        <w:tab/>
      </w:r>
      <w:r w:rsidR="00043AD8" w:rsidRPr="00043AD8">
        <w:rPr>
          <w:lang w:val="de-CH"/>
        </w:rPr>
        <w:tab/>
        <w:t>Engel-Kollat-Blackwell(-model)</w:t>
      </w:r>
    </w:p>
    <w:p w14:paraId="386E07E3" w14:textId="54128F17" w:rsidR="007E1CB7" w:rsidRPr="00043AD8" w:rsidRDefault="007E1CB7" w:rsidP="00E32156">
      <w:pPr>
        <w:jc w:val="both"/>
        <w:rPr>
          <w:lang w:val="fr-CH"/>
        </w:rPr>
      </w:pPr>
      <w:r w:rsidRPr="00043AD8">
        <w:rPr>
          <w:lang w:val="fr-CH"/>
        </w:rPr>
        <w:t>ENERCON</w:t>
      </w:r>
      <w:r w:rsidR="00043AD8" w:rsidRPr="00043AD8">
        <w:rPr>
          <w:lang w:val="fr-CH"/>
        </w:rPr>
        <w:tab/>
      </w:r>
      <w:r w:rsidR="00043AD8" w:rsidRPr="00043AD8">
        <w:rPr>
          <w:lang w:val="fr-CH"/>
        </w:rPr>
        <w:tab/>
        <w:t>National Energy Conservation Center</w:t>
      </w:r>
      <w:r w:rsidR="00043AD8" w:rsidRPr="00043AD8">
        <w:rPr>
          <w:lang w:val="fr-CH"/>
        </w:rPr>
        <w:tab/>
      </w:r>
    </w:p>
    <w:p w14:paraId="72A566C1" w14:textId="06070CFE" w:rsidR="007E1CB7" w:rsidRDefault="007E1CB7" w:rsidP="00E32156">
      <w:pPr>
        <w:jc w:val="both"/>
      </w:pPr>
      <w:r>
        <w:t>ESMAP</w:t>
      </w:r>
      <w:r w:rsidR="00043AD8">
        <w:tab/>
      </w:r>
      <w:r w:rsidR="00043AD8">
        <w:tab/>
        <w:t>Energy Sector Management Assistance Program</w:t>
      </w:r>
    </w:p>
    <w:p w14:paraId="0077398A" w14:textId="3CDFAD29" w:rsidR="007E1CB7" w:rsidRDefault="007E1CB7" w:rsidP="00E32156">
      <w:pPr>
        <w:jc w:val="both"/>
      </w:pPr>
      <w:r>
        <w:t>FFC</w:t>
      </w:r>
      <w:r w:rsidR="00043AD8">
        <w:tab/>
      </w:r>
      <w:r w:rsidR="00043AD8">
        <w:tab/>
      </w:r>
      <w:r w:rsidR="00043AD8">
        <w:tab/>
        <w:t>Fauji Fertilizer C</w:t>
      </w:r>
      <w:r w:rsidR="00671CD9">
        <w:t>ompany, Pakistan</w:t>
      </w:r>
    </w:p>
    <w:p w14:paraId="514793C8" w14:textId="6C02DFE6" w:rsidR="007E1CB7" w:rsidRDefault="007E1CB7" w:rsidP="00E32156">
      <w:pPr>
        <w:jc w:val="both"/>
      </w:pPr>
      <w:r>
        <w:t>GDP</w:t>
      </w:r>
      <w:r w:rsidR="00043AD8">
        <w:tab/>
      </w:r>
      <w:r w:rsidR="00043AD8">
        <w:tab/>
      </w:r>
      <w:r w:rsidR="00043AD8">
        <w:tab/>
        <w:t xml:space="preserve">Gross </w:t>
      </w:r>
      <w:r w:rsidR="00671CD9">
        <w:t>Domestic Product</w:t>
      </w:r>
    </w:p>
    <w:p w14:paraId="6EAAD082" w14:textId="6A0C1858" w:rsidR="008D20EB" w:rsidRPr="00043AD8" w:rsidRDefault="007E1CB7" w:rsidP="00E32156">
      <w:pPr>
        <w:jc w:val="both"/>
        <w:rPr>
          <w:lang w:val="de-CH"/>
        </w:rPr>
      </w:pPr>
      <w:r w:rsidRPr="00043AD8">
        <w:rPr>
          <w:lang w:val="de-CH"/>
        </w:rPr>
        <w:t>GIS</w:t>
      </w:r>
      <w:r w:rsidR="00043AD8" w:rsidRPr="00043AD8">
        <w:rPr>
          <w:lang w:val="de-CH"/>
        </w:rPr>
        <w:tab/>
      </w:r>
      <w:r w:rsidR="00043AD8" w:rsidRPr="00043AD8">
        <w:rPr>
          <w:lang w:val="de-CH"/>
        </w:rPr>
        <w:tab/>
      </w:r>
      <w:r w:rsidR="00043AD8" w:rsidRPr="00043AD8">
        <w:rPr>
          <w:lang w:val="de-CH"/>
        </w:rPr>
        <w:tab/>
        <w:t>Geographical Information System</w:t>
      </w:r>
    </w:p>
    <w:p w14:paraId="3D7EB4A1" w14:textId="3A89F5DC" w:rsidR="007E1CB7" w:rsidRPr="00043AD8" w:rsidRDefault="007E1CB7" w:rsidP="00E32156">
      <w:pPr>
        <w:jc w:val="both"/>
        <w:rPr>
          <w:lang w:val="de-CH"/>
        </w:rPr>
      </w:pPr>
      <w:r w:rsidRPr="00043AD8">
        <w:rPr>
          <w:lang w:val="de-CH"/>
        </w:rPr>
        <w:t>GIZ</w:t>
      </w:r>
      <w:r w:rsidR="00043AD8" w:rsidRPr="00043AD8">
        <w:rPr>
          <w:lang w:val="de-CH"/>
        </w:rPr>
        <w:tab/>
      </w:r>
      <w:r w:rsidR="00043AD8" w:rsidRPr="00043AD8">
        <w:rPr>
          <w:lang w:val="de-CH"/>
        </w:rPr>
        <w:tab/>
      </w:r>
      <w:r w:rsidR="00043AD8" w:rsidRPr="00043AD8">
        <w:rPr>
          <w:lang w:val="de-CH"/>
        </w:rPr>
        <w:tab/>
        <w:t>Gesellschaft für Internationale Zusammenarbeit</w:t>
      </w:r>
    </w:p>
    <w:p w14:paraId="27CB1AE9" w14:textId="02DCF7E2" w:rsidR="007E1CB7" w:rsidRPr="00BA06FA" w:rsidRDefault="00DB3B29" w:rsidP="00E32156">
      <w:pPr>
        <w:jc w:val="both"/>
      </w:pPr>
      <w:r w:rsidRPr="00BA06FA">
        <w:t>P&amp;</w:t>
      </w:r>
      <w:r w:rsidR="007E1CB7" w:rsidRPr="00BA06FA">
        <w:t>D</w:t>
      </w:r>
      <w:r w:rsidR="00043AD8" w:rsidRPr="00BA06FA">
        <w:tab/>
      </w:r>
      <w:r w:rsidR="00043AD8" w:rsidRPr="00BA06FA">
        <w:tab/>
      </w:r>
      <w:r w:rsidR="00043AD8" w:rsidRPr="00BA06FA">
        <w:tab/>
        <w:t>Planning &amp; Development (department of Khyber Pakhtunkhwa)</w:t>
      </w:r>
    </w:p>
    <w:p w14:paraId="177D29CC" w14:textId="38C1E642" w:rsidR="007E1CB7" w:rsidRDefault="007E1CB7" w:rsidP="00E32156">
      <w:pPr>
        <w:jc w:val="both"/>
      </w:pPr>
      <w:r>
        <w:t>UNHCR</w:t>
      </w:r>
      <w:r w:rsidR="00043AD8">
        <w:tab/>
      </w:r>
      <w:r w:rsidR="00043AD8">
        <w:tab/>
        <w:t>United Nations High Commissioner for Refugees</w:t>
      </w:r>
    </w:p>
    <w:p w14:paraId="599D2062" w14:textId="0D08BE66" w:rsidR="007E1CB7" w:rsidRDefault="007E1CB7" w:rsidP="00E32156">
      <w:pPr>
        <w:jc w:val="both"/>
      </w:pPr>
      <w:r>
        <w:t>UNDP</w:t>
      </w:r>
      <w:r w:rsidR="00043AD8">
        <w:tab/>
      </w:r>
      <w:r w:rsidR="00043AD8">
        <w:tab/>
      </w:r>
      <w:r w:rsidR="00043AD8">
        <w:tab/>
        <w:t>United Nations Development Program</w:t>
      </w:r>
    </w:p>
    <w:p w14:paraId="1470CE7F" w14:textId="086AD54B" w:rsidR="007E1CB7" w:rsidRDefault="007E1CB7" w:rsidP="00E32156">
      <w:pPr>
        <w:jc w:val="both"/>
      </w:pPr>
      <w:r>
        <w:t>KPK</w:t>
      </w:r>
      <w:r w:rsidR="00043AD8">
        <w:tab/>
      </w:r>
      <w:r w:rsidR="00043AD8">
        <w:tab/>
      </w:r>
      <w:r w:rsidR="00043AD8">
        <w:tab/>
        <w:t>Khyber Pakthunkhwa (Province of Pakistan)</w:t>
      </w:r>
    </w:p>
    <w:p w14:paraId="339074A3" w14:textId="2467AC6B" w:rsidR="007E1CB7" w:rsidRPr="00FB59C8" w:rsidRDefault="007E1CB7" w:rsidP="00E32156">
      <w:pPr>
        <w:jc w:val="both"/>
      </w:pPr>
      <w:r w:rsidRPr="00FB59C8">
        <w:t>RE</w:t>
      </w:r>
      <w:r w:rsidR="00043AD8">
        <w:tab/>
      </w:r>
      <w:r w:rsidR="00043AD8">
        <w:tab/>
      </w:r>
      <w:r w:rsidR="00043AD8">
        <w:tab/>
        <w:t>Renewable Energy</w:t>
      </w:r>
    </w:p>
    <w:p w14:paraId="2A588F01" w14:textId="3AA7A581" w:rsidR="007E1CB7" w:rsidRPr="00FB59C8" w:rsidRDefault="007E1CB7" w:rsidP="00E32156">
      <w:pPr>
        <w:jc w:val="both"/>
      </w:pPr>
      <w:r w:rsidRPr="00FB59C8">
        <w:t>S-O-R</w:t>
      </w:r>
      <w:r w:rsidR="00043AD8">
        <w:tab/>
      </w:r>
      <w:r w:rsidR="00043AD8">
        <w:tab/>
      </w:r>
      <w:r w:rsidR="00043AD8">
        <w:tab/>
        <w:t>Stimulus-Organisation-Reaction(-model)</w:t>
      </w:r>
    </w:p>
    <w:p w14:paraId="41A51517" w14:textId="329C310B" w:rsidR="007E1CB7" w:rsidRPr="00FB59C8" w:rsidRDefault="007E1CB7" w:rsidP="00E32156">
      <w:pPr>
        <w:jc w:val="both"/>
      </w:pPr>
      <w:r w:rsidRPr="00FB59C8">
        <w:t>IEA</w:t>
      </w:r>
      <w:r w:rsidR="00043AD8">
        <w:tab/>
      </w:r>
      <w:r w:rsidR="00043AD8">
        <w:tab/>
      </w:r>
      <w:r w:rsidR="00043AD8">
        <w:tab/>
        <w:t xml:space="preserve">International Energy </w:t>
      </w:r>
      <w:r w:rsidR="003C6A2B">
        <w:t>Agency</w:t>
      </w:r>
    </w:p>
    <w:p w14:paraId="71D3A3EB" w14:textId="28075902" w:rsidR="007E1CB7" w:rsidRPr="00FB59C8" w:rsidRDefault="003C6A2B" w:rsidP="00E32156">
      <w:pPr>
        <w:jc w:val="both"/>
      </w:pPr>
      <w:r>
        <w:t>ktoe</w:t>
      </w:r>
      <w:r>
        <w:tab/>
      </w:r>
      <w:r>
        <w:tab/>
      </w:r>
      <w:r>
        <w:tab/>
        <w:t xml:space="preserve">kilos </w:t>
      </w:r>
      <w:r w:rsidR="00671CD9">
        <w:t>of oil equivalent</w:t>
      </w:r>
      <w:r>
        <w:t xml:space="preserve"> </w:t>
      </w:r>
    </w:p>
    <w:p w14:paraId="5EC8D55B" w14:textId="01908F5A" w:rsidR="007E1CB7" w:rsidRPr="00671CD9" w:rsidRDefault="007E1CB7" w:rsidP="00E32156">
      <w:pPr>
        <w:jc w:val="both"/>
      </w:pPr>
      <w:r w:rsidRPr="00671CD9">
        <w:t>UNEP</w:t>
      </w:r>
      <w:r w:rsidR="00671CD9" w:rsidRPr="00671CD9">
        <w:tab/>
      </w:r>
      <w:r w:rsidR="00671CD9" w:rsidRPr="00671CD9">
        <w:tab/>
      </w:r>
      <w:r w:rsidR="00671CD9" w:rsidRPr="00671CD9">
        <w:tab/>
        <w:t>United Nations Environment Program</w:t>
      </w:r>
    </w:p>
    <w:p w14:paraId="3F4892F5" w14:textId="6871DF3D" w:rsidR="007E1CB7" w:rsidRPr="00671CD9" w:rsidRDefault="007E1CB7" w:rsidP="00E32156">
      <w:pPr>
        <w:jc w:val="both"/>
      </w:pPr>
      <w:r w:rsidRPr="00671CD9">
        <w:t>OGC</w:t>
      </w:r>
      <w:r w:rsidR="00671CD9" w:rsidRPr="00671CD9">
        <w:tab/>
      </w:r>
      <w:r w:rsidR="00671CD9" w:rsidRPr="00671CD9">
        <w:tab/>
      </w:r>
      <w:r w:rsidR="00671CD9" w:rsidRPr="00671CD9">
        <w:tab/>
        <w:t>Open Geospatial Consortium</w:t>
      </w:r>
    </w:p>
    <w:p w14:paraId="7A69A7E9" w14:textId="3676AACF" w:rsidR="007E1CB7" w:rsidRPr="00671CD9" w:rsidRDefault="007E1CB7" w:rsidP="00E32156">
      <w:pPr>
        <w:jc w:val="both"/>
      </w:pPr>
      <w:r w:rsidRPr="00671CD9">
        <w:t>NREA</w:t>
      </w:r>
      <w:r w:rsidR="00671CD9" w:rsidRPr="00671CD9">
        <w:tab/>
      </w:r>
      <w:r w:rsidR="00671CD9" w:rsidRPr="00671CD9">
        <w:tab/>
      </w:r>
      <w:r w:rsidR="00671CD9" w:rsidRPr="00671CD9">
        <w:tab/>
      </w:r>
      <w:r w:rsidR="00671CD9" w:rsidRPr="001F675F">
        <w:t>New and Renewable Energy Authority</w:t>
      </w:r>
      <w:r w:rsidR="00671CD9">
        <w:t>, Egypt</w:t>
      </w:r>
    </w:p>
    <w:p w14:paraId="4CAD8D4E" w14:textId="4C87892F" w:rsidR="007E1CB7" w:rsidRPr="00671CD9" w:rsidRDefault="007E1CB7" w:rsidP="00E32156">
      <w:pPr>
        <w:jc w:val="both"/>
      </w:pPr>
      <w:r w:rsidRPr="00671CD9">
        <w:t>IRENA</w:t>
      </w:r>
      <w:r w:rsidR="00671CD9" w:rsidRPr="00671CD9">
        <w:tab/>
      </w:r>
      <w:r w:rsidR="00671CD9" w:rsidRPr="00671CD9">
        <w:tab/>
      </w:r>
      <w:r w:rsidR="00671CD9" w:rsidRPr="00671CD9">
        <w:tab/>
      </w:r>
      <w:r w:rsidR="00671CD9" w:rsidRPr="001F675F">
        <w:t>International Renewable Energy Agency</w:t>
      </w:r>
    </w:p>
    <w:p w14:paraId="211578AB" w14:textId="6A9D903F" w:rsidR="007E1CB7" w:rsidRPr="00671CD9" w:rsidRDefault="007E1CB7" w:rsidP="00E32156">
      <w:pPr>
        <w:jc w:val="both"/>
      </w:pPr>
      <w:r w:rsidRPr="00671CD9">
        <w:t>NGO</w:t>
      </w:r>
      <w:r w:rsidR="00671CD9" w:rsidRPr="00671CD9">
        <w:tab/>
      </w:r>
      <w:r w:rsidR="00671CD9" w:rsidRPr="00671CD9">
        <w:tab/>
      </w:r>
      <w:r w:rsidR="00671CD9" w:rsidRPr="00671CD9">
        <w:tab/>
        <w:t>Non-Governmental Organization</w:t>
      </w:r>
    </w:p>
    <w:p w14:paraId="0F0E5541" w14:textId="13527B35" w:rsidR="00D831EB" w:rsidRPr="006F6CA6" w:rsidRDefault="00FB59C8" w:rsidP="00E32156">
      <w:pPr>
        <w:pStyle w:val="berschrift1"/>
        <w:numPr>
          <w:ilvl w:val="0"/>
          <w:numId w:val="14"/>
        </w:numPr>
        <w:jc w:val="both"/>
        <w:rPr>
          <w:rFonts w:asciiTheme="majorHAnsi" w:hAnsiTheme="majorHAnsi"/>
          <w:lang w:val="en-US"/>
        </w:rPr>
      </w:pPr>
      <w:bookmarkStart w:id="5" w:name="_Toc434241878"/>
      <w:r w:rsidRPr="006F6CA6">
        <w:rPr>
          <w:rFonts w:asciiTheme="majorHAnsi" w:hAnsiTheme="majorHAnsi"/>
          <w:lang w:val="en-US"/>
        </w:rPr>
        <w:t>List of Tables</w:t>
      </w:r>
      <w:bookmarkEnd w:id="5"/>
    </w:p>
    <w:p w14:paraId="7AD65606" w14:textId="3CF58C36" w:rsidR="0049532A" w:rsidRDefault="0049532A" w:rsidP="00E32156">
      <w:pPr>
        <w:pStyle w:val="Abbildungsverzeichnis"/>
        <w:tabs>
          <w:tab w:val="right" w:leader="dot" w:pos="9056"/>
        </w:tabs>
        <w:jc w:val="both"/>
        <w:rPr>
          <w:noProof/>
        </w:rPr>
      </w:pPr>
      <w:r>
        <w:fldChar w:fldCharType="begin"/>
      </w:r>
      <w:r>
        <w:instrText xml:space="preserve"> TOC \h \z \c "Table" </w:instrText>
      </w:r>
      <w:r>
        <w:fldChar w:fldCharType="separate"/>
      </w:r>
      <w:hyperlink w:anchor="_Toc433648147" w:history="1">
        <w:r w:rsidRPr="00647D81">
          <w:rPr>
            <w:rStyle w:val="Hyperlink"/>
            <w:noProof/>
          </w:rPr>
          <w:t xml:space="preserve">Table 1: Countries Covered </w:t>
        </w:r>
        <w:r>
          <w:rPr>
            <w:rStyle w:val="Hyperlink"/>
            <w:noProof/>
          </w:rPr>
          <w:t>by the ESMAP Initatitve</w:t>
        </w:r>
        <w:r>
          <w:rPr>
            <w:noProof/>
            <w:webHidden/>
          </w:rPr>
          <w:tab/>
        </w:r>
        <w:r>
          <w:rPr>
            <w:noProof/>
            <w:webHidden/>
          </w:rPr>
          <w:fldChar w:fldCharType="begin"/>
        </w:r>
        <w:r>
          <w:rPr>
            <w:noProof/>
            <w:webHidden/>
          </w:rPr>
          <w:instrText xml:space="preserve"> PAGEREF _Toc433648147 \h </w:instrText>
        </w:r>
        <w:r>
          <w:rPr>
            <w:noProof/>
            <w:webHidden/>
          </w:rPr>
        </w:r>
        <w:r>
          <w:rPr>
            <w:noProof/>
            <w:webHidden/>
          </w:rPr>
          <w:fldChar w:fldCharType="separate"/>
        </w:r>
        <w:r w:rsidR="008D3461">
          <w:rPr>
            <w:noProof/>
            <w:webHidden/>
          </w:rPr>
          <w:t>22</w:t>
        </w:r>
        <w:r>
          <w:rPr>
            <w:noProof/>
            <w:webHidden/>
          </w:rPr>
          <w:fldChar w:fldCharType="end"/>
        </w:r>
      </w:hyperlink>
    </w:p>
    <w:p w14:paraId="0BAF189F" w14:textId="3310BE79" w:rsidR="0049532A" w:rsidRDefault="00BC5FC8" w:rsidP="00E32156">
      <w:pPr>
        <w:pStyle w:val="Abbildungsverzeichnis"/>
        <w:tabs>
          <w:tab w:val="right" w:leader="dot" w:pos="9056"/>
        </w:tabs>
        <w:jc w:val="both"/>
        <w:rPr>
          <w:noProof/>
        </w:rPr>
      </w:pPr>
      <w:hyperlink w:anchor="_Toc433648148" w:history="1">
        <w:r w:rsidR="0049532A" w:rsidRPr="00647D81">
          <w:rPr>
            <w:rStyle w:val="Hyperlink"/>
            <w:noProof/>
          </w:rPr>
          <w:t>Table 2: Interview Scheme I: Problem Recognition</w:t>
        </w:r>
        <w:r w:rsidR="0049532A">
          <w:rPr>
            <w:noProof/>
            <w:webHidden/>
          </w:rPr>
          <w:tab/>
        </w:r>
        <w:r w:rsidR="0049532A">
          <w:rPr>
            <w:noProof/>
            <w:webHidden/>
          </w:rPr>
          <w:fldChar w:fldCharType="begin"/>
        </w:r>
        <w:r w:rsidR="0049532A">
          <w:rPr>
            <w:noProof/>
            <w:webHidden/>
          </w:rPr>
          <w:instrText xml:space="preserve"> PAGEREF _Toc433648148 \h </w:instrText>
        </w:r>
        <w:r w:rsidR="0049532A">
          <w:rPr>
            <w:noProof/>
            <w:webHidden/>
          </w:rPr>
        </w:r>
        <w:r w:rsidR="0049532A">
          <w:rPr>
            <w:noProof/>
            <w:webHidden/>
          </w:rPr>
          <w:fldChar w:fldCharType="separate"/>
        </w:r>
        <w:r w:rsidR="008D3461">
          <w:rPr>
            <w:noProof/>
            <w:webHidden/>
          </w:rPr>
          <w:t>35</w:t>
        </w:r>
        <w:r w:rsidR="0049532A">
          <w:rPr>
            <w:noProof/>
            <w:webHidden/>
          </w:rPr>
          <w:fldChar w:fldCharType="end"/>
        </w:r>
      </w:hyperlink>
    </w:p>
    <w:p w14:paraId="575049BA" w14:textId="2467ED0B" w:rsidR="0049532A" w:rsidRDefault="00BC5FC8" w:rsidP="00E32156">
      <w:pPr>
        <w:pStyle w:val="Abbildungsverzeichnis"/>
        <w:tabs>
          <w:tab w:val="right" w:leader="dot" w:pos="9056"/>
        </w:tabs>
        <w:jc w:val="both"/>
        <w:rPr>
          <w:noProof/>
        </w:rPr>
      </w:pPr>
      <w:hyperlink w:anchor="_Toc433648149" w:history="1">
        <w:r w:rsidR="0049532A" w:rsidRPr="00647D81">
          <w:rPr>
            <w:rStyle w:val="Hyperlink"/>
            <w:noProof/>
          </w:rPr>
          <w:t>Table 3: Interview Scheme II: Information Search</w:t>
        </w:r>
        <w:r w:rsidR="0049532A">
          <w:rPr>
            <w:noProof/>
            <w:webHidden/>
          </w:rPr>
          <w:tab/>
        </w:r>
        <w:r w:rsidR="0049532A">
          <w:rPr>
            <w:noProof/>
            <w:webHidden/>
          </w:rPr>
          <w:fldChar w:fldCharType="begin"/>
        </w:r>
        <w:r w:rsidR="0049532A">
          <w:rPr>
            <w:noProof/>
            <w:webHidden/>
          </w:rPr>
          <w:instrText xml:space="preserve"> PAGEREF _Toc433648149 \h </w:instrText>
        </w:r>
        <w:r w:rsidR="0049532A">
          <w:rPr>
            <w:noProof/>
            <w:webHidden/>
          </w:rPr>
        </w:r>
        <w:r w:rsidR="0049532A">
          <w:rPr>
            <w:noProof/>
            <w:webHidden/>
          </w:rPr>
          <w:fldChar w:fldCharType="separate"/>
        </w:r>
        <w:r w:rsidR="008D3461">
          <w:rPr>
            <w:noProof/>
            <w:webHidden/>
          </w:rPr>
          <w:t>37</w:t>
        </w:r>
        <w:r w:rsidR="0049532A">
          <w:rPr>
            <w:noProof/>
            <w:webHidden/>
          </w:rPr>
          <w:fldChar w:fldCharType="end"/>
        </w:r>
      </w:hyperlink>
    </w:p>
    <w:p w14:paraId="3E2946BA" w14:textId="41FD849B" w:rsidR="0049532A" w:rsidRDefault="00BC5FC8" w:rsidP="00E32156">
      <w:pPr>
        <w:pStyle w:val="Abbildungsverzeichnis"/>
        <w:tabs>
          <w:tab w:val="right" w:leader="dot" w:pos="9056"/>
        </w:tabs>
        <w:jc w:val="both"/>
        <w:rPr>
          <w:noProof/>
        </w:rPr>
      </w:pPr>
      <w:hyperlink w:anchor="_Toc433648150" w:history="1">
        <w:r w:rsidR="0049532A" w:rsidRPr="00647D81">
          <w:rPr>
            <w:rStyle w:val="Hyperlink"/>
            <w:noProof/>
          </w:rPr>
          <w:t>Table 4: List of Donor Agencies</w:t>
        </w:r>
        <w:r w:rsidR="0049532A">
          <w:rPr>
            <w:noProof/>
            <w:webHidden/>
          </w:rPr>
          <w:tab/>
        </w:r>
        <w:r w:rsidR="0049532A">
          <w:rPr>
            <w:noProof/>
            <w:webHidden/>
          </w:rPr>
          <w:fldChar w:fldCharType="begin"/>
        </w:r>
        <w:r w:rsidR="0049532A">
          <w:rPr>
            <w:noProof/>
            <w:webHidden/>
          </w:rPr>
          <w:instrText xml:space="preserve"> PAGEREF _Toc433648150 \h </w:instrText>
        </w:r>
        <w:r w:rsidR="0049532A">
          <w:rPr>
            <w:noProof/>
            <w:webHidden/>
          </w:rPr>
        </w:r>
        <w:r w:rsidR="0049532A">
          <w:rPr>
            <w:noProof/>
            <w:webHidden/>
          </w:rPr>
          <w:fldChar w:fldCharType="separate"/>
        </w:r>
        <w:r w:rsidR="008D3461">
          <w:rPr>
            <w:noProof/>
            <w:webHidden/>
          </w:rPr>
          <w:t>38</w:t>
        </w:r>
        <w:r w:rsidR="0049532A">
          <w:rPr>
            <w:noProof/>
            <w:webHidden/>
          </w:rPr>
          <w:fldChar w:fldCharType="end"/>
        </w:r>
      </w:hyperlink>
    </w:p>
    <w:p w14:paraId="508B2576" w14:textId="35D4FE55" w:rsidR="0049532A" w:rsidRDefault="00BC5FC8" w:rsidP="00E32156">
      <w:pPr>
        <w:pStyle w:val="Abbildungsverzeichnis"/>
        <w:tabs>
          <w:tab w:val="right" w:leader="dot" w:pos="9056"/>
        </w:tabs>
        <w:jc w:val="both"/>
        <w:rPr>
          <w:noProof/>
        </w:rPr>
      </w:pPr>
      <w:hyperlink w:anchor="_Toc433648151" w:history="1">
        <w:r w:rsidR="0049532A" w:rsidRPr="00647D81">
          <w:rPr>
            <w:rStyle w:val="Hyperlink"/>
            <w:noProof/>
          </w:rPr>
          <w:t>Table 5: Interview Scheme III: Evaluation of Alternatives</w:t>
        </w:r>
        <w:r w:rsidR="0049532A">
          <w:rPr>
            <w:noProof/>
            <w:webHidden/>
          </w:rPr>
          <w:tab/>
        </w:r>
        <w:r w:rsidR="0049532A">
          <w:rPr>
            <w:noProof/>
            <w:webHidden/>
          </w:rPr>
          <w:fldChar w:fldCharType="begin"/>
        </w:r>
        <w:r w:rsidR="0049532A">
          <w:rPr>
            <w:noProof/>
            <w:webHidden/>
          </w:rPr>
          <w:instrText xml:space="preserve"> PAGEREF _Toc433648151 \h </w:instrText>
        </w:r>
        <w:r w:rsidR="0049532A">
          <w:rPr>
            <w:noProof/>
            <w:webHidden/>
          </w:rPr>
        </w:r>
        <w:r w:rsidR="0049532A">
          <w:rPr>
            <w:noProof/>
            <w:webHidden/>
          </w:rPr>
          <w:fldChar w:fldCharType="separate"/>
        </w:r>
        <w:r w:rsidR="008D3461">
          <w:rPr>
            <w:noProof/>
            <w:webHidden/>
          </w:rPr>
          <w:t>40</w:t>
        </w:r>
        <w:r w:rsidR="0049532A">
          <w:rPr>
            <w:noProof/>
            <w:webHidden/>
          </w:rPr>
          <w:fldChar w:fldCharType="end"/>
        </w:r>
      </w:hyperlink>
    </w:p>
    <w:p w14:paraId="0528FC2F" w14:textId="472DDC6B" w:rsidR="0049532A" w:rsidRDefault="00BC5FC8" w:rsidP="00E32156">
      <w:pPr>
        <w:pStyle w:val="Abbildungsverzeichnis"/>
        <w:tabs>
          <w:tab w:val="right" w:leader="dot" w:pos="9056"/>
        </w:tabs>
        <w:jc w:val="both"/>
        <w:rPr>
          <w:noProof/>
        </w:rPr>
      </w:pPr>
      <w:hyperlink w:anchor="_Toc433648152" w:history="1">
        <w:r w:rsidR="0049532A" w:rsidRPr="00647D81">
          <w:rPr>
            <w:rStyle w:val="Hyperlink"/>
            <w:noProof/>
          </w:rPr>
          <w:t>Table 6: Interview Scheme IV: Decision Making Process</w:t>
        </w:r>
        <w:r w:rsidR="0049532A">
          <w:rPr>
            <w:noProof/>
            <w:webHidden/>
          </w:rPr>
          <w:tab/>
        </w:r>
        <w:r w:rsidR="0049532A">
          <w:rPr>
            <w:noProof/>
            <w:webHidden/>
          </w:rPr>
          <w:fldChar w:fldCharType="begin"/>
        </w:r>
        <w:r w:rsidR="0049532A">
          <w:rPr>
            <w:noProof/>
            <w:webHidden/>
          </w:rPr>
          <w:instrText xml:space="preserve"> PAGEREF _Toc433648152 \h </w:instrText>
        </w:r>
        <w:r w:rsidR="0049532A">
          <w:rPr>
            <w:noProof/>
            <w:webHidden/>
          </w:rPr>
        </w:r>
        <w:r w:rsidR="0049532A">
          <w:rPr>
            <w:noProof/>
            <w:webHidden/>
          </w:rPr>
          <w:fldChar w:fldCharType="separate"/>
        </w:r>
        <w:r w:rsidR="008D3461">
          <w:rPr>
            <w:noProof/>
            <w:webHidden/>
          </w:rPr>
          <w:t>44</w:t>
        </w:r>
        <w:r w:rsidR="0049532A">
          <w:rPr>
            <w:noProof/>
            <w:webHidden/>
          </w:rPr>
          <w:fldChar w:fldCharType="end"/>
        </w:r>
      </w:hyperlink>
    </w:p>
    <w:p w14:paraId="105F4229" w14:textId="456DD108" w:rsidR="0049532A" w:rsidRDefault="00BC5FC8" w:rsidP="00E32156">
      <w:pPr>
        <w:pStyle w:val="Abbildungsverzeichnis"/>
        <w:tabs>
          <w:tab w:val="right" w:leader="dot" w:pos="9056"/>
        </w:tabs>
        <w:jc w:val="both"/>
        <w:rPr>
          <w:noProof/>
        </w:rPr>
      </w:pPr>
      <w:hyperlink w:anchor="_Toc433648153" w:history="1">
        <w:r w:rsidR="0049532A" w:rsidRPr="00647D81">
          <w:rPr>
            <w:rStyle w:val="Hyperlink"/>
            <w:noProof/>
          </w:rPr>
          <w:t>Table 7: Decision Making Authorities According to Grades on Provincial Level</w:t>
        </w:r>
        <w:r w:rsidR="0049532A">
          <w:rPr>
            <w:noProof/>
            <w:webHidden/>
          </w:rPr>
          <w:tab/>
        </w:r>
        <w:r w:rsidR="0049532A">
          <w:rPr>
            <w:noProof/>
            <w:webHidden/>
          </w:rPr>
          <w:fldChar w:fldCharType="begin"/>
        </w:r>
        <w:r w:rsidR="0049532A">
          <w:rPr>
            <w:noProof/>
            <w:webHidden/>
          </w:rPr>
          <w:instrText xml:space="preserve"> PAGEREF _Toc433648153 \h </w:instrText>
        </w:r>
        <w:r w:rsidR="0049532A">
          <w:rPr>
            <w:noProof/>
            <w:webHidden/>
          </w:rPr>
        </w:r>
        <w:r w:rsidR="0049532A">
          <w:rPr>
            <w:noProof/>
            <w:webHidden/>
          </w:rPr>
          <w:fldChar w:fldCharType="separate"/>
        </w:r>
        <w:r w:rsidR="008D3461">
          <w:rPr>
            <w:noProof/>
            <w:webHidden/>
          </w:rPr>
          <w:t>47</w:t>
        </w:r>
        <w:r w:rsidR="0049532A">
          <w:rPr>
            <w:noProof/>
            <w:webHidden/>
          </w:rPr>
          <w:fldChar w:fldCharType="end"/>
        </w:r>
      </w:hyperlink>
    </w:p>
    <w:p w14:paraId="642ADD4C" w14:textId="77777777" w:rsidR="00FB59C8" w:rsidRPr="00FB59C8" w:rsidRDefault="0049532A" w:rsidP="00E32156">
      <w:pPr>
        <w:jc w:val="both"/>
      </w:pPr>
      <w:r>
        <w:fldChar w:fldCharType="end"/>
      </w:r>
    </w:p>
    <w:p w14:paraId="68452DEA" w14:textId="54CB04E3" w:rsidR="00FB59C8" w:rsidRPr="006F6CA6" w:rsidRDefault="00FB59C8" w:rsidP="00E32156">
      <w:pPr>
        <w:pStyle w:val="berschrift1"/>
        <w:numPr>
          <w:ilvl w:val="0"/>
          <w:numId w:val="14"/>
        </w:numPr>
        <w:jc w:val="both"/>
        <w:rPr>
          <w:rFonts w:asciiTheme="majorHAnsi" w:hAnsiTheme="majorHAnsi"/>
          <w:lang w:val="en-US"/>
        </w:rPr>
      </w:pPr>
      <w:bookmarkStart w:id="6" w:name="_Toc434241879"/>
      <w:r w:rsidRPr="006F6CA6">
        <w:rPr>
          <w:rFonts w:asciiTheme="majorHAnsi" w:hAnsiTheme="majorHAnsi"/>
          <w:lang w:val="en-US"/>
        </w:rPr>
        <w:t>List of Figures</w:t>
      </w:r>
      <w:bookmarkEnd w:id="6"/>
    </w:p>
    <w:p w14:paraId="698B6B4E" w14:textId="20F909C8" w:rsidR="0049532A" w:rsidRDefault="0049532A" w:rsidP="00E32156">
      <w:pPr>
        <w:pStyle w:val="Abbildungsverzeichnis"/>
        <w:tabs>
          <w:tab w:val="right" w:leader="dot" w:pos="9056"/>
        </w:tabs>
        <w:jc w:val="both"/>
        <w:rPr>
          <w:noProof/>
          <w:sz w:val="22"/>
          <w:szCs w:val="22"/>
          <w:lang w:val="de-CH" w:eastAsia="zh-CN"/>
        </w:rPr>
      </w:pPr>
      <w:r>
        <w:fldChar w:fldCharType="begin"/>
      </w:r>
      <w:r>
        <w:instrText xml:space="preserve"> TOC \h \z \c "Figure" </w:instrText>
      </w:r>
      <w:r>
        <w:fldChar w:fldCharType="separate"/>
      </w:r>
      <w:hyperlink w:anchor="_Toc433648211" w:history="1">
        <w:r w:rsidRPr="00993A36">
          <w:rPr>
            <w:rStyle w:val="Hyperlink"/>
            <w:noProof/>
          </w:rPr>
          <w:t>Figure 1: Screenshot of the Gl</w:t>
        </w:r>
        <w:r>
          <w:rPr>
            <w:rStyle w:val="Hyperlink"/>
            <w:noProof/>
          </w:rPr>
          <w:t>obal Atlas</w:t>
        </w:r>
        <w:r w:rsidRPr="00993A36">
          <w:rPr>
            <w:rStyle w:val="Hyperlink"/>
            <w:noProof/>
          </w:rPr>
          <w:t>.</w:t>
        </w:r>
        <w:r>
          <w:rPr>
            <w:noProof/>
            <w:webHidden/>
          </w:rPr>
          <w:tab/>
        </w:r>
        <w:r>
          <w:rPr>
            <w:noProof/>
            <w:webHidden/>
          </w:rPr>
          <w:fldChar w:fldCharType="begin"/>
        </w:r>
        <w:r>
          <w:rPr>
            <w:noProof/>
            <w:webHidden/>
          </w:rPr>
          <w:instrText xml:space="preserve"> PAGEREF _Toc433648211 \h </w:instrText>
        </w:r>
        <w:r>
          <w:rPr>
            <w:noProof/>
            <w:webHidden/>
          </w:rPr>
        </w:r>
        <w:r>
          <w:rPr>
            <w:noProof/>
            <w:webHidden/>
          </w:rPr>
          <w:fldChar w:fldCharType="separate"/>
        </w:r>
        <w:r w:rsidR="008D3461">
          <w:rPr>
            <w:noProof/>
            <w:webHidden/>
          </w:rPr>
          <w:t>9</w:t>
        </w:r>
        <w:r>
          <w:rPr>
            <w:noProof/>
            <w:webHidden/>
          </w:rPr>
          <w:fldChar w:fldCharType="end"/>
        </w:r>
      </w:hyperlink>
    </w:p>
    <w:p w14:paraId="24A0740B" w14:textId="0CF90A63" w:rsidR="0049532A" w:rsidRDefault="00BC5FC8" w:rsidP="00E32156">
      <w:pPr>
        <w:pStyle w:val="Abbildungsverzeichnis"/>
        <w:tabs>
          <w:tab w:val="right" w:leader="dot" w:pos="9056"/>
        </w:tabs>
        <w:jc w:val="both"/>
        <w:rPr>
          <w:noProof/>
          <w:sz w:val="22"/>
          <w:szCs w:val="22"/>
          <w:lang w:val="de-CH" w:eastAsia="zh-CN"/>
        </w:rPr>
      </w:pPr>
      <w:hyperlink w:anchor="_Toc433648212" w:history="1">
        <w:r w:rsidR="0049532A" w:rsidRPr="00993A36">
          <w:rPr>
            <w:rStyle w:val="Hyperlink"/>
            <w:noProof/>
          </w:rPr>
          <w:t>Figure 2: Embodiment of Different Layer of a GIS System</w:t>
        </w:r>
        <w:r w:rsidR="0049532A">
          <w:rPr>
            <w:noProof/>
            <w:webHidden/>
          </w:rPr>
          <w:tab/>
        </w:r>
        <w:r w:rsidR="0049532A">
          <w:rPr>
            <w:noProof/>
            <w:webHidden/>
          </w:rPr>
          <w:fldChar w:fldCharType="begin"/>
        </w:r>
        <w:r w:rsidR="0049532A">
          <w:rPr>
            <w:noProof/>
            <w:webHidden/>
          </w:rPr>
          <w:instrText xml:space="preserve"> PAGEREF _Toc433648212 \h </w:instrText>
        </w:r>
        <w:r w:rsidR="0049532A">
          <w:rPr>
            <w:noProof/>
            <w:webHidden/>
          </w:rPr>
        </w:r>
        <w:r w:rsidR="0049532A">
          <w:rPr>
            <w:noProof/>
            <w:webHidden/>
          </w:rPr>
          <w:fldChar w:fldCharType="separate"/>
        </w:r>
        <w:r w:rsidR="008D3461">
          <w:rPr>
            <w:noProof/>
            <w:webHidden/>
          </w:rPr>
          <w:t>10</w:t>
        </w:r>
        <w:r w:rsidR="0049532A">
          <w:rPr>
            <w:noProof/>
            <w:webHidden/>
          </w:rPr>
          <w:fldChar w:fldCharType="end"/>
        </w:r>
      </w:hyperlink>
    </w:p>
    <w:p w14:paraId="3A908245" w14:textId="49102B71" w:rsidR="0049532A" w:rsidRDefault="00BC5FC8" w:rsidP="00E32156">
      <w:pPr>
        <w:pStyle w:val="Abbildungsverzeichnis"/>
        <w:tabs>
          <w:tab w:val="right" w:leader="dot" w:pos="9056"/>
        </w:tabs>
        <w:jc w:val="both"/>
        <w:rPr>
          <w:noProof/>
          <w:sz w:val="22"/>
          <w:szCs w:val="22"/>
          <w:lang w:val="de-CH" w:eastAsia="zh-CN"/>
        </w:rPr>
      </w:pPr>
      <w:hyperlink w:anchor="_Toc433648213" w:history="1">
        <w:r w:rsidR="0049532A" w:rsidRPr="00993A36">
          <w:rPr>
            <w:rStyle w:val="Hyperlink"/>
            <w:noProof/>
          </w:rPr>
          <w:t>Figure 3: Accuracy of Project Cost Estimates by RETScreen</w:t>
        </w:r>
        <w:r w:rsidR="0049532A">
          <w:rPr>
            <w:noProof/>
            <w:webHidden/>
          </w:rPr>
          <w:tab/>
        </w:r>
        <w:r w:rsidR="0049532A">
          <w:rPr>
            <w:noProof/>
            <w:webHidden/>
          </w:rPr>
          <w:fldChar w:fldCharType="begin"/>
        </w:r>
        <w:r w:rsidR="0049532A">
          <w:rPr>
            <w:noProof/>
            <w:webHidden/>
          </w:rPr>
          <w:instrText xml:space="preserve"> PAGEREF _Toc433648213 \h </w:instrText>
        </w:r>
        <w:r w:rsidR="0049532A">
          <w:rPr>
            <w:noProof/>
            <w:webHidden/>
          </w:rPr>
        </w:r>
        <w:r w:rsidR="0049532A">
          <w:rPr>
            <w:noProof/>
            <w:webHidden/>
          </w:rPr>
          <w:fldChar w:fldCharType="separate"/>
        </w:r>
        <w:r w:rsidR="008D3461">
          <w:rPr>
            <w:noProof/>
            <w:webHidden/>
          </w:rPr>
          <w:t>14</w:t>
        </w:r>
        <w:r w:rsidR="0049532A">
          <w:rPr>
            <w:noProof/>
            <w:webHidden/>
          </w:rPr>
          <w:fldChar w:fldCharType="end"/>
        </w:r>
      </w:hyperlink>
    </w:p>
    <w:p w14:paraId="54E2545A" w14:textId="0C5F5FBA" w:rsidR="0049532A" w:rsidRDefault="00BC5FC8" w:rsidP="00E32156">
      <w:pPr>
        <w:pStyle w:val="Abbildungsverzeichnis"/>
        <w:tabs>
          <w:tab w:val="right" w:leader="dot" w:pos="9056"/>
        </w:tabs>
        <w:jc w:val="both"/>
        <w:rPr>
          <w:noProof/>
          <w:sz w:val="22"/>
          <w:szCs w:val="22"/>
          <w:lang w:val="de-CH" w:eastAsia="zh-CN"/>
        </w:rPr>
      </w:pPr>
      <w:hyperlink w:anchor="_Toc433648214" w:history="1">
        <w:r w:rsidR="0049532A" w:rsidRPr="00993A36">
          <w:rPr>
            <w:rStyle w:val="Hyperlink"/>
            <w:noProof/>
          </w:rPr>
          <w:t>Figure 4: Competing Environment of the Global Atlas.</w:t>
        </w:r>
        <w:r w:rsidR="0049532A">
          <w:rPr>
            <w:noProof/>
            <w:webHidden/>
          </w:rPr>
          <w:tab/>
        </w:r>
        <w:r w:rsidR="0049532A">
          <w:rPr>
            <w:noProof/>
            <w:webHidden/>
          </w:rPr>
          <w:fldChar w:fldCharType="begin"/>
        </w:r>
        <w:r w:rsidR="0049532A">
          <w:rPr>
            <w:noProof/>
            <w:webHidden/>
          </w:rPr>
          <w:instrText xml:space="preserve"> PAGEREF _Toc433648214 \h </w:instrText>
        </w:r>
        <w:r w:rsidR="0049532A">
          <w:rPr>
            <w:noProof/>
            <w:webHidden/>
          </w:rPr>
        </w:r>
        <w:r w:rsidR="0049532A">
          <w:rPr>
            <w:noProof/>
            <w:webHidden/>
          </w:rPr>
          <w:fldChar w:fldCharType="separate"/>
        </w:r>
        <w:r w:rsidR="008D3461">
          <w:rPr>
            <w:noProof/>
            <w:webHidden/>
          </w:rPr>
          <w:t>17</w:t>
        </w:r>
        <w:r w:rsidR="0049532A">
          <w:rPr>
            <w:noProof/>
            <w:webHidden/>
          </w:rPr>
          <w:fldChar w:fldCharType="end"/>
        </w:r>
      </w:hyperlink>
    </w:p>
    <w:p w14:paraId="09CADEE2" w14:textId="41E81599" w:rsidR="0049532A" w:rsidRDefault="00BC5FC8" w:rsidP="00E32156">
      <w:pPr>
        <w:pStyle w:val="Abbildungsverzeichnis"/>
        <w:tabs>
          <w:tab w:val="right" w:leader="dot" w:pos="9056"/>
        </w:tabs>
        <w:jc w:val="both"/>
        <w:rPr>
          <w:noProof/>
          <w:sz w:val="22"/>
          <w:szCs w:val="22"/>
          <w:lang w:val="de-CH" w:eastAsia="zh-CN"/>
        </w:rPr>
      </w:pPr>
      <w:hyperlink w:anchor="_Toc433648215" w:history="1">
        <w:r w:rsidR="0049532A" w:rsidRPr="00993A36">
          <w:rPr>
            <w:rStyle w:val="Hyperlink"/>
            <w:noProof/>
          </w:rPr>
          <w:t>Figure 5: Screenshot of the Global At</w:t>
        </w:r>
        <w:r w:rsidR="0049532A">
          <w:rPr>
            <w:rStyle w:val="Hyperlink"/>
            <w:noProof/>
          </w:rPr>
          <w:t>las</w:t>
        </w:r>
        <w:r w:rsidR="0049532A">
          <w:rPr>
            <w:noProof/>
            <w:webHidden/>
          </w:rPr>
          <w:tab/>
        </w:r>
        <w:r w:rsidR="0049532A">
          <w:rPr>
            <w:noProof/>
            <w:webHidden/>
          </w:rPr>
          <w:fldChar w:fldCharType="begin"/>
        </w:r>
        <w:r w:rsidR="0049532A">
          <w:rPr>
            <w:noProof/>
            <w:webHidden/>
          </w:rPr>
          <w:instrText xml:space="preserve"> PAGEREF _Toc433648215 \h </w:instrText>
        </w:r>
        <w:r w:rsidR="0049532A">
          <w:rPr>
            <w:noProof/>
            <w:webHidden/>
          </w:rPr>
        </w:r>
        <w:r w:rsidR="0049532A">
          <w:rPr>
            <w:noProof/>
            <w:webHidden/>
          </w:rPr>
          <w:fldChar w:fldCharType="separate"/>
        </w:r>
        <w:r w:rsidR="008D3461">
          <w:rPr>
            <w:noProof/>
            <w:webHidden/>
          </w:rPr>
          <w:t>17</w:t>
        </w:r>
        <w:r w:rsidR="0049532A">
          <w:rPr>
            <w:noProof/>
            <w:webHidden/>
          </w:rPr>
          <w:fldChar w:fldCharType="end"/>
        </w:r>
      </w:hyperlink>
    </w:p>
    <w:p w14:paraId="46D543F1" w14:textId="7F915CCE" w:rsidR="0049532A" w:rsidRDefault="00BC5FC8" w:rsidP="00E32156">
      <w:pPr>
        <w:pStyle w:val="Abbildungsverzeichnis"/>
        <w:tabs>
          <w:tab w:val="right" w:leader="dot" w:pos="9056"/>
        </w:tabs>
        <w:jc w:val="both"/>
        <w:rPr>
          <w:noProof/>
          <w:sz w:val="22"/>
          <w:szCs w:val="22"/>
          <w:lang w:val="de-CH" w:eastAsia="zh-CN"/>
        </w:rPr>
      </w:pPr>
      <w:hyperlink w:anchor="_Toc433648216" w:history="1">
        <w:r w:rsidR="0049532A">
          <w:rPr>
            <w:rStyle w:val="Hyperlink"/>
            <w:noProof/>
          </w:rPr>
          <w:t>Figure 6: History of CPU Units</w:t>
        </w:r>
        <w:r w:rsidR="0049532A">
          <w:rPr>
            <w:noProof/>
            <w:webHidden/>
          </w:rPr>
          <w:tab/>
        </w:r>
        <w:r w:rsidR="0049532A">
          <w:rPr>
            <w:noProof/>
            <w:webHidden/>
          </w:rPr>
          <w:fldChar w:fldCharType="begin"/>
        </w:r>
        <w:r w:rsidR="0049532A">
          <w:rPr>
            <w:noProof/>
            <w:webHidden/>
          </w:rPr>
          <w:instrText xml:space="preserve"> PAGEREF _Toc433648216 \h </w:instrText>
        </w:r>
        <w:r w:rsidR="0049532A">
          <w:rPr>
            <w:noProof/>
            <w:webHidden/>
          </w:rPr>
        </w:r>
        <w:r w:rsidR="0049532A">
          <w:rPr>
            <w:noProof/>
            <w:webHidden/>
          </w:rPr>
          <w:fldChar w:fldCharType="separate"/>
        </w:r>
        <w:r w:rsidR="008D3461">
          <w:rPr>
            <w:noProof/>
            <w:webHidden/>
          </w:rPr>
          <w:t>19</w:t>
        </w:r>
        <w:r w:rsidR="0049532A">
          <w:rPr>
            <w:noProof/>
            <w:webHidden/>
          </w:rPr>
          <w:fldChar w:fldCharType="end"/>
        </w:r>
      </w:hyperlink>
    </w:p>
    <w:p w14:paraId="7E9C4518" w14:textId="06A23CF5" w:rsidR="0049532A" w:rsidRDefault="00BC5FC8" w:rsidP="00E32156">
      <w:pPr>
        <w:pStyle w:val="Abbildungsverzeichnis"/>
        <w:tabs>
          <w:tab w:val="right" w:leader="dot" w:pos="9056"/>
        </w:tabs>
        <w:jc w:val="both"/>
        <w:rPr>
          <w:noProof/>
          <w:sz w:val="22"/>
          <w:szCs w:val="22"/>
          <w:lang w:val="de-CH" w:eastAsia="zh-CN"/>
        </w:rPr>
      </w:pPr>
      <w:hyperlink w:anchor="_Toc433648217" w:history="1">
        <w:r w:rsidR="0049532A" w:rsidRPr="00993A36">
          <w:rPr>
            <w:rStyle w:val="Hyperlink"/>
            <w:noProof/>
          </w:rPr>
          <w:t>Figure 7: Energy Production in Pakistan according to Sources</w:t>
        </w:r>
        <w:r w:rsidR="0049532A">
          <w:rPr>
            <w:noProof/>
            <w:webHidden/>
          </w:rPr>
          <w:tab/>
        </w:r>
        <w:r w:rsidR="0049532A">
          <w:rPr>
            <w:noProof/>
            <w:webHidden/>
          </w:rPr>
          <w:fldChar w:fldCharType="begin"/>
        </w:r>
        <w:r w:rsidR="0049532A">
          <w:rPr>
            <w:noProof/>
            <w:webHidden/>
          </w:rPr>
          <w:instrText xml:space="preserve"> PAGEREF _Toc433648217 \h </w:instrText>
        </w:r>
        <w:r w:rsidR="0049532A">
          <w:rPr>
            <w:noProof/>
            <w:webHidden/>
          </w:rPr>
        </w:r>
        <w:r w:rsidR="0049532A">
          <w:rPr>
            <w:noProof/>
            <w:webHidden/>
          </w:rPr>
          <w:fldChar w:fldCharType="separate"/>
        </w:r>
        <w:r w:rsidR="008D3461">
          <w:rPr>
            <w:noProof/>
            <w:webHidden/>
          </w:rPr>
          <w:t>24</w:t>
        </w:r>
        <w:r w:rsidR="0049532A">
          <w:rPr>
            <w:noProof/>
            <w:webHidden/>
          </w:rPr>
          <w:fldChar w:fldCharType="end"/>
        </w:r>
      </w:hyperlink>
    </w:p>
    <w:p w14:paraId="4C13B409" w14:textId="190928B2" w:rsidR="0049532A" w:rsidRDefault="00BC5FC8" w:rsidP="00E32156">
      <w:pPr>
        <w:pStyle w:val="Abbildungsverzeichnis"/>
        <w:tabs>
          <w:tab w:val="right" w:leader="dot" w:pos="9056"/>
        </w:tabs>
        <w:jc w:val="both"/>
        <w:rPr>
          <w:noProof/>
          <w:sz w:val="22"/>
          <w:szCs w:val="22"/>
          <w:lang w:val="de-CH" w:eastAsia="zh-CN"/>
        </w:rPr>
      </w:pPr>
      <w:hyperlink w:anchor="_Toc433648218" w:history="1">
        <w:r w:rsidR="0049532A" w:rsidRPr="00993A36">
          <w:rPr>
            <w:rStyle w:val="Hyperlink"/>
            <w:noProof/>
          </w:rPr>
          <w:t>Figure 8: Decision Making Process Steps Applied to this Thesis</w:t>
        </w:r>
        <w:r w:rsidR="0049532A">
          <w:rPr>
            <w:noProof/>
            <w:webHidden/>
          </w:rPr>
          <w:tab/>
        </w:r>
        <w:r w:rsidR="0049532A">
          <w:rPr>
            <w:noProof/>
            <w:webHidden/>
          </w:rPr>
          <w:fldChar w:fldCharType="begin"/>
        </w:r>
        <w:r w:rsidR="0049532A">
          <w:rPr>
            <w:noProof/>
            <w:webHidden/>
          </w:rPr>
          <w:instrText xml:space="preserve"> PAGEREF _Toc433648218 \h </w:instrText>
        </w:r>
        <w:r w:rsidR="0049532A">
          <w:rPr>
            <w:noProof/>
            <w:webHidden/>
          </w:rPr>
        </w:r>
        <w:r w:rsidR="0049532A">
          <w:rPr>
            <w:noProof/>
            <w:webHidden/>
          </w:rPr>
          <w:fldChar w:fldCharType="separate"/>
        </w:r>
        <w:r w:rsidR="008D3461">
          <w:rPr>
            <w:noProof/>
            <w:webHidden/>
          </w:rPr>
          <w:t>30</w:t>
        </w:r>
        <w:r w:rsidR="0049532A">
          <w:rPr>
            <w:noProof/>
            <w:webHidden/>
          </w:rPr>
          <w:fldChar w:fldCharType="end"/>
        </w:r>
      </w:hyperlink>
    </w:p>
    <w:p w14:paraId="2AEEA319" w14:textId="0F6AF628" w:rsidR="0049532A" w:rsidRDefault="00BC5FC8" w:rsidP="00E32156">
      <w:pPr>
        <w:pStyle w:val="Abbildungsverzeichnis"/>
        <w:tabs>
          <w:tab w:val="right" w:leader="dot" w:pos="9056"/>
        </w:tabs>
        <w:jc w:val="both"/>
        <w:rPr>
          <w:noProof/>
          <w:sz w:val="22"/>
          <w:szCs w:val="22"/>
          <w:lang w:val="de-CH" w:eastAsia="zh-CN"/>
        </w:rPr>
      </w:pPr>
      <w:hyperlink w:anchor="_Toc433648219" w:history="1">
        <w:r w:rsidR="0049532A" w:rsidRPr="00993A36">
          <w:rPr>
            <w:rStyle w:val="Hyperlink"/>
            <w:noProof/>
          </w:rPr>
          <w:t>Figure 9: Organizational Flow Chart on Federal Level</w:t>
        </w:r>
        <w:r w:rsidR="0049532A">
          <w:rPr>
            <w:noProof/>
            <w:webHidden/>
          </w:rPr>
          <w:tab/>
        </w:r>
        <w:r w:rsidR="0049532A">
          <w:rPr>
            <w:noProof/>
            <w:webHidden/>
          </w:rPr>
          <w:fldChar w:fldCharType="begin"/>
        </w:r>
        <w:r w:rsidR="0049532A">
          <w:rPr>
            <w:noProof/>
            <w:webHidden/>
          </w:rPr>
          <w:instrText xml:space="preserve"> PAGEREF _Toc433648219 \h </w:instrText>
        </w:r>
        <w:r w:rsidR="0049532A">
          <w:rPr>
            <w:noProof/>
            <w:webHidden/>
          </w:rPr>
        </w:r>
        <w:r w:rsidR="0049532A">
          <w:rPr>
            <w:noProof/>
            <w:webHidden/>
          </w:rPr>
          <w:fldChar w:fldCharType="separate"/>
        </w:r>
        <w:r w:rsidR="008D3461">
          <w:rPr>
            <w:noProof/>
            <w:webHidden/>
          </w:rPr>
          <w:t>45</w:t>
        </w:r>
        <w:r w:rsidR="0049532A">
          <w:rPr>
            <w:noProof/>
            <w:webHidden/>
          </w:rPr>
          <w:fldChar w:fldCharType="end"/>
        </w:r>
      </w:hyperlink>
    </w:p>
    <w:p w14:paraId="1FF3CA27" w14:textId="15720692" w:rsidR="0049532A" w:rsidRDefault="00BC5FC8" w:rsidP="00E32156">
      <w:pPr>
        <w:pStyle w:val="Abbildungsverzeichnis"/>
        <w:tabs>
          <w:tab w:val="right" w:leader="dot" w:pos="9056"/>
        </w:tabs>
        <w:jc w:val="both"/>
        <w:rPr>
          <w:noProof/>
          <w:sz w:val="22"/>
          <w:szCs w:val="22"/>
          <w:lang w:val="de-CH" w:eastAsia="zh-CN"/>
        </w:rPr>
      </w:pPr>
      <w:hyperlink w:anchor="_Toc433648220" w:history="1">
        <w:r w:rsidR="0049532A" w:rsidRPr="00993A36">
          <w:rPr>
            <w:rStyle w:val="Hyperlink"/>
            <w:noProof/>
          </w:rPr>
          <w:t>Figure 10: Organizational Flow Chart on Provincial Level</w:t>
        </w:r>
        <w:r w:rsidR="0049532A">
          <w:rPr>
            <w:noProof/>
            <w:webHidden/>
          </w:rPr>
          <w:tab/>
        </w:r>
        <w:r w:rsidR="0049532A">
          <w:rPr>
            <w:noProof/>
            <w:webHidden/>
          </w:rPr>
          <w:fldChar w:fldCharType="begin"/>
        </w:r>
        <w:r w:rsidR="0049532A">
          <w:rPr>
            <w:noProof/>
            <w:webHidden/>
          </w:rPr>
          <w:instrText xml:space="preserve"> PAGEREF _Toc433648220 \h </w:instrText>
        </w:r>
        <w:r w:rsidR="0049532A">
          <w:rPr>
            <w:noProof/>
            <w:webHidden/>
          </w:rPr>
        </w:r>
        <w:r w:rsidR="0049532A">
          <w:rPr>
            <w:noProof/>
            <w:webHidden/>
          </w:rPr>
          <w:fldChar w:fldCharType="separate"/>
        </w:r>
        <w:r w:rsidR="008D3461">
          <w:rPr>
            <w:noProof/>
            <w:webHidden/>
          </w:rPr>
          <w:t>46</w:t>
        </w:r>
        <w:r w:rsidR="0049532A">
          <w:rPr>
            <w:noProof/>
            <w:webHidden/>
          </w:rPr>
          <w:fldChar w:fldCharType="end"/>
        </w:r>
      </w:hyperlink>
    </w:p>
    <w:p w14:paraId="669F0C5D" w14:textId="5272BEB1" w:rsidR="0049532A" w:rsidRDefault="00BC5FC8" w:rsidP="00E32156">
      <w:pPr>
        <w:pStyle w:val="Abbildungsverzeichnis"/>
        <w:tabs>
          <w:tab w:val="right" w:leader="dot" w:pos="9056"/>
        </w:tabs>
        <w:jc w:val="both"/>
        <w:rPr>
          <w:noProof/>
          <w:sz w:val="22"/>
          <w:szCs w:val="22"/>
          <w:lang w:val="de-CH" w:eastAsia="zh-CN"/>
        </w:rPr>
      </w:pPr>
      <w:hyperlink w:anchor="_Toc433648221" w:history="1">
        <w:r w:rsidR="0049532A" w:rsidRPr="00993A36">
          <w:rPr>
            <w:rStyle w:val="Hyperlink"/>
            <w:noProof/>
          </w:rPr>
          <w:t>Figure 11: Organizational Flow Chart for Quaid-e-Azam</w:t>
        </w:r>
        <w:r w:rsidR="0049532A">
          <w:rPr>
            <w:noProof/>
            <w:webHidden/>
          </w:rPr>
          <w:tab/>
        </w:r>
        <w:r w:rsidR="0049532A">
          <w:rPr>
            <w:noProof/>
            <w:webHidden/>
          </w:rPr>
          <w:fldChar w:fldCharType="begin"/>
        </w:r>
        <w:r w:rsidR="0049532A">
          <w:rPr>
            <w:noProof/>
            <w:webHidden/>
          </w:rPr>
          <w:instrText xml:space="preserve"> PAGEREF _Toc433648221 \h </w:instrText>
        </w:r>
        <w:r w:rsidR="0049532A">
          <w:rPr>
            <w:noProof/>
            <w:webHidden/>
          </w:rPr>
        </w:r>
        <w:r w:rsidR="0049532A">
          <w:rPr>
            <w:noProof/>
            <w:webHidden/>
          </w:rPr>
          <w:fldChar w:fldCharType="separate"/>
        </w:r>
        <w:r w:rsidR="008D3461">
          <w:rPr>
            <w:noProof/>
            <w:webHidden/>
          </w:rPr>
          <w:t>47</w:t>
        </w:r>
        <w:r w:rsidR="0049532A">
          <w:rPr>
            <w:noProof/>
            <w:webHidden/>
          </w:rPr>
          <w:fldChar w:fldCharType="end"/>
        </w:r>
      </w:hyperlink>
    </w:p>
    <w:p w14:paraId="7EAA2F96" w14:textId="170A7A39" w:rsidR="0049532A" w:rsidRDefault="00BC5FC8" w:rsidP="00E32156">
      <w:pPr>
        <w:pStyle w:val="Abbildungsverzeichnis"/>
        <w:tabs>
          <w:tab w:val="right" w:leader="dot" w:pos="9056"/>
        </w:tabs>
        <w:jc w:val="both"/>
        <w:rPr>
          <w:noProof/>
          <w:sz w:val="22"/>
          <w:szCs w:val="22"/>
          <w:lang w:val="de-CH" w:eastAsia="zh-CN"/>
        </w:rPr>
      </w:pPr>
      <w:hyperlink w:anchor="_Toc433648222" w:history="1">
        <w:r w:rsidR="0049532A" w:rsidRPr="00993A36">
          <w:rPr>
            <w:rStyle w:val="Hyperlink"/>
            <w:noProof/>
          </w:rPr>
          <w:t>Figure 12: Organizational Flow Chart for FFC Energy Limited</w:t>
        </w:r>
        <w:r w:rsidR="0049532A">
          <w:rPr>
            <w:noProof/>
            <w:webHidden/>
          </w:rPr>
          <w:tab/>
        </w:r>
        <w:r w:rsidR="0049532A">
          <w:rPr>
            <w:noProof/>
            <w:webHidden/>
          </w:rPr>
          <w:fldChar w:fldCharType="begin"/>
        </w:r>
        <w:r w:rsidR="0049532A">
          <w:rPr>
            <w:noProof/>
            <w:webHidden/>
          </w:rPr>
          <w:instrText xml:space="preserve"> PAGEREF _Toc433648222 \h </w:instrText>
        </w:r>
        <w:r w:rsidR="0049532A">
          <w:rPr>
            <w:noProof/>
            <w:webHidden/>
          </w:rPr>
        </w:r>
        <w:r w:rsidR="0049532A">
          <w:rPr>
            <w:noProof/>
            <w:webHidden/>
          </w:rPr>
          <w:fldChar w:fldCharType="separate"/>
        </w:r>
        <w:r w:rsidR="008D3461">
          <w:rPr>
            <w:noProof/>
            <w:webHidden/>
          </w:rPr>
          <w:t>48</w:t>
        </w:r>
        <w:r w:rsidR="0049532A">
          <w:rPr>
            <w:noProof/>
            <w:webHidden/>
          </w:rPr>
          <w:fldChar w:fldCharType="end"/>
        </w:r>
      </w:hyperlink>
    </w:p>
    <w:p w14:paraId="33E95E4E" w14:textId="77777777" w:rsidR="00D831EB" w:rsidRPr="00FB59C8" w:rsidRDefault="0049532A" w:rsidP="00E32156">
      <w:pPr>
        <w:jc w:val="both"/>
      </w:pPr>
      <w:r>
        <w:fldChar w:fldCharType="end"/>
      </w:r>
    </w:p>
    <w:p w14:paraId="091EE460" w14:textId="0EBE79DE" w:rsidR="005755CD" w:rsidRDefault="005755CD">
      <w:pPr>
        <w:rPr>
          <w:rFonts w:asciiTheme="majorHAnsi" w:hAnsiTheme="majorHAnsi"/>
          <w:b/>
          <w:bCs/>
          <w:kern w:val="36"/>
          <w:sz w:val="48"/>
          <w:szCs w:val="48"/>
        </w:rPr>
      </w:pPr>
      <w:r>
        <w:rPr>
          <w:rFonts w:asciiTheme="majorHAnsi" w:hAnsiTheme="majorHAnsi"/>
        </w:rPr>
        <w:br w:type="page"/>
      </w:r>
    </w:p>
    <w:p w14:paraId="7AC9C2B2" w14:textId="2D471DB7" w:rsidR="00020C8B" w:rsidRPr="00496A38" w:rsidRDefault="001F675F" w:rsidP="00E32156">
      <w:pPr>
        <w:pStyle w:val="berschrift1"/>
        <w:jc w:val="both"/>
        <w:rPr>
          <w:rFonts w:asciiTheme="majorHAnsi" w:hAnsiTheme="majorHAnsi"/>
          <w:lang w:val="en-US"/>
        </w:rPr>
      </w:pPr>
      <w:bookmarkStart w:id="7" w:name="_Toc434241880"/>
      <w:r w:rsidRPr="00496A38">
        <w:rPr>
          <w:rFonts w:asciiTheme="majorHAnsi" w:hAnsiTheme="majorHAnsi"/>
          <w:lang w:val="en-US"/>
        </w:rPr>
        <w:lastRenderedPageBreak/>
        <w:t>1. Introduction</w:t>
      </w:r>
      <w:bookmarkEnd w:id="7"/>
    </w:p>
    <w:p w14:paraId="5220A92A" w14:textId="701EBEDA" w:rsidR="00753AEE" w:rsidRDefault="00704667" w:rsidP="00E32156">
      <w:pPr>
        <w:spacing w:line="360" w:lineRule="auto"/>
        <w:jc w:val="both"/>
      </w:pPr>
      <w:r>
        <w:t>In</w:t>
      </w:r>
      <w:r w:rsidR="004426D2">
        <w:t xml:space="preserve"> </w:t>
      </w:r>
      <w:r w:rsidR="00FE6F4A">
        <w:t xml:space="preserve">October </w:t>
      </w:r>
      <w:r>
        <w:t xml:space="preserve">of </w:t>
      </w:r>
      <w:r w:rsidR="00FE6F4A">
        <w:t xml:space="preserve">2014, </w:t>
      </w:r>
      <w:r w:rsidR="004B6140">
        <w:t xml:space="preserve">the </w:t>
      </w:r>
      <w:r w:rsidR="00FE6F4A">
        <w:t>President</w:t>
      </w:r>
      <w:r w:rsidR="004B6140">
        <w:t xml:space="preserve"> </w:t>
      </w:r>
      <w:r w:rsidR="007B22A4">
        <w:t>heads of state from the</w:t>
      </w:r>
      <w:r w:rsidR="004426D2">
        <w:t xml:space="preserve"> Pacific Rim nations, </w:t>
      </w:r>
      <w:r w:rsidR="002132EA">
        <w:t>including China, Australia, Mexico</w:t>
      </w:r>
      <w:r w:rsidR="00DA75D3">
        <w:t>,</w:t>
      </w:r>
      <w:r w:rsidR="002132EA">
        <w:t xml:space="preserve"> </w:t>
      </w:r>
      <w:del w:id="8" w:author="Grau Jan, ENT-BIZ-PSR-ANA-DA" w:date="2015-11-06T20:00:00Z">
        <w:r w:rsidR="002132EA" w:rsidDel="00BC5FC8">
          <w:delText xml:space="preserve">and </w:delText>
        </w:r>
      </w:del>
      <w:r w:rsidR="002132EA">
        <w:t>Russia</w:t>
      </w:r>
      <w:r w:rsidR="004426D2">
        <w:t xml:space="preserve">, </w:t>
      </w:r>
      <w:r w:rsidR="007B22A4">
        <w:t>and the United States</w:t>
      </w:r>
      <w:r w:rsidR="001C6ADE">
        <w:t xml:space="preserve"> </w:t>
      </w:r>
      <w:r w:rsidR="00FE6F4A">
        <w:t xml:space="preserve">came together in Beijing, China </w:t>
      </w:r>
      <w:r w:rsidR="007B22A4">
        <w:t xml:space="preserve">for </w:t>
      </w:r>
      <w:r w:rsidR="00FE6F4A">
        <w:t xml:space="preserve">the </w:t>
      </w:r>
      <w:r w:rsidR="007B22A4" w:rsidRPr="007B22A4">
        <w:t>Asia-Pacific Economic Cooperation</w:t>
      </w:r>
      <w:r w:rsidR="007B22A4">
        <w:t xml:space="preserve"> (</w:t>
      </w:r>
      <w:r w:rsidR="00FE6F4A">
        <w:t>APEC</w:t>
      </w:r>
      <w:r w:rsidR="007B22A4">
        <w:t>)</w:t>
      </w:r>
      <w:r w:rsidR="00FE6F4A">
        <w:t xml:space="preserve"> </w:t>
      </w:r>
      <w:r w:rsidR="007B22A4">
        <w:t>C</w:t>
      </w:r>
      <w:r w:rsidR="00FE6F4A">
        <w:t xml:space="preserve">onference. Because of this occasion, the </w:t>
      </w:r>
      <w:r>
        <w:t>Chinese government</w:t>
      </w:r>
      <w:r w:rsidR="00FE6F4A">
        <w:t xml:space="preserve"> shut down several coal plants in and around Beijing</w:t>
      </w:r>
      <w:r w:rsidR="00EA149E">
        <w:t xml:space="preserve"> </w:t>
      </w:r>
      <w:r w:rsidR="00EA149E" w:rsidRPr="00FB44C9">
        <w:rPr>
          <w:highlight w:val="yellow"/>
          <w:rPrChange w:id="9" w:author="Grau Jan, ENT-BIZ-PSR-ANA" w:date="2015-11-03T18:10:00Z">
            <w:rPr/>
          </w:rPrChange>
        </w:rPr>
        <w:t>(</w:t>
      </w:r>
      <w:ins w:id="10" w:author="Grau Jan, ENT-BIZ-PSR-ANA" w:date="2015-11-03T18:10:00Z">
        <w:r w:rsidR="00FB44C9" w:rsidRPr="00FB44C9">
          <w:rPr>
            <w:highlight w:val="yellow"/>
            <w:rPrChange w:id="11" w:author="Grau Jan, ENT-BIZ-PSR-ANA" w:date="2015-11-03T18:10:00Z">
              <w:rPr/>
            </w:rPrChange>
          </w:rPr>
          <w:t>Xinhua</w:t>
        </w:r>
      </w:ins>
      <w:del w:id="12" w:author="Grau Jan, ENT-BIZ-PSR-ANA" w:date="2015-11-03T18:10:00Z">
        <w:r w:rsidR="00641B07" w:rsidDel="00FB44C9">
          <w:delText>Bloomberg</w:delText>
        </w:r>
      </w:del>
      <w:r w:rsidR="00641B07">
        <w:t>, 201</w:t>
      </w:r>
      <w:ins w:id="13" w:author="Grau Jan, ENT-BIZ-PSR-ANA" w:date="2015-11-03T18:10:00Z">
        <w:r w:rsidR="00FB44C9">
          <w:t>4</w:t>
        </w:r>
      </w:ins>
      <w:del w:id="14" w:author="Grau Jan, ENT-BIZ-PSR-ANA" w:date="2015-11-03T18:10:00Z">
        <w:r w:rsidR="00641B07" w:rsidDel="00FB44C9">
          <w:delText>5</w:delText>
        </w:r>
      </w:del>
      <w:r w:rsidR="00EA149E">
        <w:t>).</w:t>
      </w:r>
      <w:r w:rsidR="007B22A4">
        <w:t xml:space="preserve"> In the resulting days,</w:t>
      </w:r>
      <w:r w:rsidR="00B63708">
        <w:t xml:space="preserve"> the air got cleaner</w:t>
      </w:r>
      <w:r w:rsidR="0038671A">
        <w:t xml:space="preserve"> and </w:t>
      </w:r>
      <w:r w:rsidR="00DA75D3">
        <w:t>the color of the</w:t>
      </w:r>
      <w:r w:rsidR="0038671A">
        <w:t xml:space="preserve"> sky got to be known as the APEC </w:t>
      </w:r>
      <w:r w:rsidR="008D20EB">
        <w:t>Blue</w:t>
      </w:r>
      <w:r w:rsidR="0038671A">
        <w:t xml:space="preserve"> (China Daily, 2015, p. 1)</w:t>
      </w:r>
      <w:r w:rsidR="00EA149E">
        <w:t xml:space="preserve">. </w:t>
      </w:r>
      <w:r w:rsidR="00B63708">
        <w:t>The cleaner air improve</w:t>
      </w:r>
      <w:r w:rsidR="007B22A4">
        <w:t>d</w:t>
      </w:r>
      <w:r w:rsidR="00B63708">
        <w:t xml:space="preserve"> the lives of millions of people</w:t>
      </w:r>
      <w:r w:rsidR="00753AEE">
        <w:t xml:space="preserve">. </w:t>
      </w:r>
    </w:p>
    <w:p w14:paraId="109650BF" w14:textId="0F1378CC" w:rsidR="00EA149E" w:rsidRDefault="002A705A" w:rsidP="00E32156">
      <w:pPr>
        <w:spacing w:line="360" w:lineRule="auto"/>
        <w:jc w:val="both"/>
      </w:pPr>
      <w:r>
        <w:t xml:space="preserve"> However</w:t>
      </w:r>
      <w:r w:rsidR="007B22A4">
        <w:t>,</w:t>
      </w:r>
      <w:r w:rsidR="00EA149E">
        <w:t xml:space="preserve"> this </w:t>
      </w:r>
      <w:r w:rsidR="007B22A4">
        <w:t xml:space="preserve">improvement </w:t>
      </w:r>
      <w:r w:rsidR="00EA149E">
        <w:t>was just temporary</w:t>
      </w:r>
      <w:r w:rsidR="002132EA">
        <w:t xml:space="preserve">, </w:t>
      </w:r>
      <w:r w:rsidR="007B22A4">
        <w:t xml:space="preserve">as </w:t>
      </w:r>
      <w:r w:rsidR="002132EA">
        <w:t xml:space="preserve">China is </w:t>
      </w:r>
      <w:r w:rsidR="00F2292D">
        <w:t xml:space="preserve">still </w:t>
      </w:r>
      <w:r w:rsidR="002132EA">
        <w:t xml:space="preserve">dependent on </w:t>
      </w:r>
      <w:del w:id="15" w:author="Grau Jan, ENT-BIZ-PSR-ANA-DA" w:date="2015-11-06T20:01:00Z">
        <w:r w:rsidR="002132EA" w:rsidDel="00BC5FC8">
          <w:delText xml:space="preserve">the </w:delText>
        </w:r>
      </w:del>
      <w:r w:rsidR="002132EA">
        <w:t>coal production</w:t>
      </w:r>
      <w:r w:rsidR="0038671A">
        <w:t xml:space="preserve"> (IEA, 2014, p.1)</w:t>
      </w:r>
      <w:r w:rsidR="00753AEE">
        <w:t xml:space="preserve">. </w:t>
      </w:r>
      <w:r>
        <w:t>Nonetheless</w:t>
      </w:r>
      <w:r w:rsidR="00753AEE">
        <w:t>,</w:t>
      </w:r>
      <w:r w:rsidR="00DA75D3">
        <w:t xml:space="preserve"> this APEC B</w:t>
      </w:r>
      <w:r w:rsidR="008D20EB">
        <w:t xml:space="preserve">lue </w:t>
      </w:r>
      <w:r>
        <w:t>became</w:t>
      </w:r>
      <w:r w:rsidR="008D20EB">
        <w:t xml:space="preserve"> a spark for a more environmentally</w:t>
      </w:r>
      <w:r>
        <w:t>-</w:t>
      </w:r>
      <w:r w:rsidR="008D20EB">
        <w:t>friendly world</w:t>
      </w:r>
      <w:ins w:id="16" w:author="Grau Jan, ENT-BIZ-PSR-ANA-DA" w:date="2015-11-06T20:01:00Z">
        <w:r w:rsidR="00BC5FC8">
          <w:t>.</w:t>
        </w:r>
      </w:ins>
      <w:del w:id="17" w:author="Grau Jan, ENT-BIZ-PSR-ANA-DA" w:date="2015-11-06T20:01:00Z">
        <w:r w:rsidR="00753AEE" w:rsidDel="00BC5FC8">
          <w:delText>:</w:delText>
        </w:r>
      </w:del>
      <w:r w:rsidR="008D20EB">
        <w:t xml:space="preserve"> </w:t>
      </w:r>
      <w:del w:id="18" w:author="Grau Jan, ENT-BIZ-PSR-ANA-DA" w:date="2015-11-06T20:01:00Z">
        <w:r w:rsidDel="00BC5FC8">
          <w:delText xml:space="preserve"> l</w:delText>
        </w:r>
      </w:del>
      <w:ins w:id="19" w:author="Grau Jan, ENT-BIZ-PSR-ANA-DA" w:date="2015-11-06T20:01:00Z">
        <w:r w:rsidR="00BC5FC8">
          <w:t>L</w:t>
        </w:r>
      </w:ins>
      <w:r>
        <w:t>ess than</w:t>
      </w:r>
      <w:r w:rsidR="001C6ADE">
        <w:t xml:space="preserve"> </w:t>
      </w:r>
      <w:r w:rsidR="008D20EB">
        <w:t xml:space="preserve">half a year after having experienced this APEC Blue, China </w:t>
      </w:r>
      <w:r>
        <w:t>took</w:t>
      </w:r>
      <w:r w:rsidR="008D20EB">
        <w:t xml:space="preserve"> measures to regain the same conditions </w:t>
      </w:r>
      <w:r>
        <w:t xml:space="preserve">it </w:t>
      </w:r>
      <w:r w:rsidR="008D20EB">
        <w:t>enjoy</w:t>
      </w:r>
      <w:r>
        <w:t>ed</w:t>
      </w:r>
      <w:r w:rsidR="008D20EB">
        <w:t xml:space="preserve"> during the conference (Bloomberg, 2015).</w:t>
      </w:r>
      <w:r w:rsidR="00EA149E">
        <w:t xml:space="preserve"> </w:t>
      </w:r>
      <w:r w:rsidR="00753AEE">
        <w:t xml:space="preserve">Having experienced the APEC Blue </w:t>
      </w:r>
      <w:del w:id="20" w:author="Grau Jan, ENT-BIZ-PSR-ANA-DA" w:date="2015-11-06T20:01:00Z">
        <w:r w:rsidR="00753AEE" w:rsidDel="00BC5FC8">
          <w:delText xml:space="preserve">by </w:delText>
        </w:r>
      </w:del>
      <w:r w:rsidR="00753AEE">
        <w:t>myself</w:t>
      </w:r>
      <w:r w:rsidR="00753AEE">
        <w:rPr>
          <w:rStyle w:val="Funotenzeichen"/>
        </w:rPr>
        <w:footnoteReference w:id="1"/>
      </w:r>
      <w:r w:rsidR="00753AEE">
        <w:t xml:space="preserve">, the </w:t>
      </w:r>
      <w:del w:id="25" w:author="Grau Jan, ENT-BIZ-PSR-ANA-DA" w:date="2015-11-06T20:01:00Z">
        <w:r w:rsidR="00753AEE" w:rsidDel="00BC5FC8">
          <w:delText xml:space="preserve">term </w:delText>
        </w:r>
      </w:del>
      <w:ins w:id="26" w:author="Grau Jan, ENT-BIZ-PSR-ANA-DA" w:date="2015-11-06T20:01:00Z">
        <w:r w:rsidR="00BC5FC8">
          <w:t xml:space="preserve">phenomenon </w:t>
        </w:r>
      </w:ins>
      <w:r w:rsidR="00753AEE">
        <w:t xml:space="preserve">is my motivation </w:t>
      </w:r>
      <w:del w:id="27" w:author="Grau Jan, ENT-BIZ-PSR-ANA-DA" w:date="2015-11-06T20:01:00Z">
        <w:r w:rsidR="00753AEE" w:rsidDel="00BC5FC8">
          <w:delText>as well to be a</w:delText>
        </w:r>
      </w:del>
      <w:ins w:id="28" w:author="Grau Jan, ENT-BIZ-PSR-ANA-DA" w:date="2015-11-06T20:01:00Z">
        <w:r w:rsidR="00BC5FC8">
          <w:t>to</w:t>
        </w:r>
      </w:ins>
      <w:r w:rsidR="00753AEE">
        <w:t xml:space="preserve"> help in the transition towards renewable energy.</w:t>
      </w:r>
      <w:r w:rsidR="00F2292D">
        <w:t xml:space="preserve"> </w:t>
      </w:r>
    </w:p>
    <w:p w14:paraId="09EA66B6" w14:textId="6B58E39D" w:rsidR="001A2A72" w:rsidRDefault="00753AEE" w:rsidP="00E32156">
      <w:pPr>
        <w:spacing w:line="360" w:lineRule="auto"/>
        <w:jc w:val="both"/>
      </w:pPr>
      <w:r>
        <w:t>Although not motivated by the APEC Blue</w:t>
      </w:r>
      <w:r w:rsidR="002A705A">
        <w:t xml:space="preserve">, </w:t>
      </w:r>
      <w:r w:rsidR="00DE47B9">
        <w:t>t</w:t>
      </w:r>
      <w:r w:rsidR="00FE6F4A">
        <w:t xml:space="preserve">he Global Atlas for </w:t>
      </w:r>
      <w:r w:rsidR="00F2292D">
        <w:t xml:space="preserve">Renewable Energy </w:t>
      </w:r>
      <w:r w:rsidR="002A705A">
        <w:t xml:space="preserve">shares the </w:t>
      </w:r>
      <w:r w:rsidR="00F2292D">
        <w:t xml:space="preserve">exact </w:t>
      </w:r>
      <w:r w:rsidR="00DE47B9">
        <w:t>same</w:t>
      </w:r>
      <w:r w:rsidR="00F2292D">
        <w:t xml:space="preserve"> </w:t>
      </w:r>
      <w:r w:rsidR="00FE6F4A">
        <w:t xml:space="preserve">goal </w:t>
      </w:r>
      <w:r w:rsidR="00DE47B9">
        <w:t>of enhancing the transition towards a world with increasing renewable energy. Being a tool of the International Renewable Energy Association allows the Global Atlas to have a worldwide impact and therefore</w:t>
      </w:r>
      <w:ins w:id="29" w:author="Grau Jan, ENT-BIZ-PSR-ANA-DA" w:date="2015-11-06T20:02:00Z">
        <w:r w:rsidR="00BC5FC8">
          <w:t>,</w:t>
        </w:r>
      </w:ins>
      <w:r w:rsidR="00DE47B9">
        <w:t xml:space="preserve"> achieve </w:t>
      </w:r>
      <w:r w:rsidR="00DA75D3">
        <w:t>results</w:t>
      </w:r>
      <w:r w:rsidR="00DE47B9">
        <w:t xml:space="preserve"> in a more effective way </w:t>
      </w:r>
      <w:r w:rsidR="000D32F4">
        <w:t>(</w:t>
      </w:r>
      <w:r w:rsidR="00B51DB6">
        <w:t>Global Atlas, 2015a</w:t>
      </w:r>
      <w:r w:rsidR="000D32F4">
        <w:t>)</w:t>
      </w:r>
      <w:r w:rsidR="00FE6F4A">
        <w:t xml:space="preserve">. </w:t>
      </w:r>
      <w:r w:rsidR="000D32F4">
        <w:t xml:space="preserve">The </w:t>
      </w:r>
      <w:r w:rsidR="00B6721B">
        <w:t>aim</w:t>
      </w:r>
      <w:r w:rsidR="000D32F4">
        <w:t xml:space="preserve"> of this thesis is to be an academic exercise supporting the Global Atlas for Renewable Energy in achieving </w:t>
      </w:r>
      <w:r w:rsidR="00F2292D">
        <w:t>this</w:t>
      </w:r>
      <w:r w:rsidR="000D32F4">
        <w:t xml:space="preserve"> goal faster. The </w:t>
      </w:r>
      <w:r w:rsidR="00DA75D3">
        <w:t>focus of the thesis is to find</w:t>
      </w:r>
      <w:r w:rsidR="000D32F4">
        <w:t xml:space="preserve"> more insights to enhance the growth</w:t>
      </w:r>
      <w:r w:rsidR="00DA75D3">
        <w:t xml:space="preserve"> and usage</w:t>
      </w:r>
      <w:r w:rsidR="000D32F4">
        <w:t xml:space="preserve"> of the Global Atlas for Renewable Energy. </w:t>
      </w:r>
      <w:r w:rsidR="008B4485">
        <w:t xml:space="preserve">This will be done by </w:t>
      </w:r>
      <w:r w:rsidR="00DE47B9">
        <w:t xml:space="preserve">the </w:t>
      </w:r>
      <w:r w:rsidR="008B4485">
        <w:t>analysis of the decision</w:t>
      </w:r>
      <w:ins w:id="30" w:author="Grau Jan, ENT-BIZ-PSR-ANA-DA" w:date="2015-11-06T20:08:00Z">
        <w:r w:rsidR="00BC5FC8">
          <w:t>-</w:t>
        </w:r>
      </w:ins>
      <w:del w:id="31" w:author="Grau Jan, ENT-BIZ-PSR-ANA-DA" w:date="2015-11-06T20:08:00Z">
        <w:r w:rsidR="008B4485" w:rsidDel="00BC5FC8">
          <w:delText xml:space="preserve"> </w:delText>
        </w:r>
      </w:del>
      <w:r w:rsidR="008B4485">
        <w:t>making behavior of the actors in Pa</w:t>
      </w:r>
      <w:r w:rsidR="00DA75D3">
        <w:t>kistan's renewable energy field.</w:t>
      </w:r>
    </w:p>
    <w:p w14:paraId="6554E12C" w14:textId="77777777" w:rsidR="00B8084B" w:rsidRDefault="00B8084B" w:rsidP="00E32156">
      <w:pPr>
        <w:spacing w:line="360" w:lineRule="auto"/>
        <w:jc w:val="both"/>
      </w:pPr>
    </w:p>
    <w:p w14:paraId="4374B118" w14:textId="1275249A" w:rsidR="00DA75D3" w:rsidRDefault="008B4485" w:rsidP="00E32156">
      <w:pPr>
        <w:spacing w:line="360" w:lineRule="auto"/>
        <w:jc w:val="both"/>
      </w:pPr>
      <w:del w:id="32" w:author="Grau Jan, ENT-BIZ-PSR-ANA-DA" w:date="2015-11-06T20:02:00Z">
        <w:r w:rsidDel="00BC5FC8">
          <w:delText xml:space="preserve">The </w:delText>
        </w:r>
      </w:del>
      <w:ins w:id="33" w:author="Grau Jan, ENT-BIZ-PSR-ANA-DA" w:date="2015-11-06T20:02:00Z">
        <w:r w:rsidR="00BC5FC8">
          <w:t xml:space="preserve">This </w:t>
        </w:r>
      </w:ins>
      <w:r>
        <w:t xml:space="preserve">thesis consists of </w:t>
      </w:r>
      <w:r w:rsidR="00B8084B">
        <w:t>three</w:t>
      </w:r>
      <w:r>
        <w:t xml:space="preserve"> main parts. </w:t>
      </w:r>
      <w:r w:rsidR="00D831EB">
        <w:t xml:space="preserve">In the first part of the thesis, the Global Atlas for Renewable Energy will be analyzed in order to gain insights on today's situation of the </w:t>
      </w:r>
      <w:r w:rsidR="00702BDA">
        <w:t>tool and its</w:t>
      </w:r>
      <w:del w:id="34" w:author="Grau Jan, ENT-BIZ-PSR-ANA-DA" w:date="2015-11-06T20:02:00Z">
        <w:r w:rsidR="00702BDA" w:rsidDel="00BC5FC8">
          <w:delText>'</w:delText>
        </w:r>
      </w:del>
      <w:r w:rsidR="00702BDA">
        <w:t xml:space="preserve"> environment</w:t>
      </w:r>
      <w:r w:rsidR="00D831EB">
        <w:t xml:space="preserve">. </w:t>
      </w:r>
      <w:r w:rsidR="00B8084B">
        <w:t xml:space="preserve">This will be done with </w:t>
      </w:r>
      <w:r w:rsidR="00DA75D3">
        <w:t xml:space="preserve">literature analysis and </w:t>
      </w:r>
      <w:r w:rsidR="00B8084B">
        <w:t xml:space="preserve">interviews </w:t>
      </w:r>
      <w:r w:rsidR="00DA75D3">
        <w:t xml:space="preserve">so </w:t>
      </w:r>
      <w:r w:rsidR="00B6721B">
        <w:t xml:space="preserve">as </w:t>
      </w:r>
      <w:r w:rsidR="00547D1C">
        <w:t>to elaborate the current situation of the Atlas</w:t>
      </w:r>
      <w:r w:rsidR="00B8084B">
        <w:t xml:space="preserve">. </w:t>
      </w:r>
      <w:r w:rsidR="00D831EB">
        <w:t>On the basis o</w:t>
      </w:r>
      <w:r w:rsidR="00702BDA">
        <w:t xml:space="preserve">f the analysis, </w:t>
      </w:r>
      <w:r w:rsidR="002132EA">
        <w:t xml:space="preserve">the research question in form of a hypothesis is </w:t>
      </w:r>
      <w:del w:id="35" w:author="Grau Jan, ENT-BIZ-PSR-ANA" w:date="2015-11-03T17:38:00Z">
        <w:r w:rsidR="002132EA" w:rsidDel="00C62D50">
          <w:delText>evaluated</w:delText>
        </w:r>
      </w:del>
      <w:ins w:id="36" w:author="Grau Jan, ENT-BIZ-PSR-ANA" w:date="2015-11-03T17:38:00Z">
        <w:r w:rsidR="00C62D50">
          <w:t>deducted</w:t>
        </w:r>
      </w:ins>
      <w:r w:rsidR="00D831EB">
        <w:t xml:space="preserve">. </w:t>
      </w:r>
      <w:r w:rsidR="00B8084B">
        <w:t>In a second step</w:t>
      </w:r>
      <w:ins w:id="37" w:author="Grau Jan, ENT-BIZ-PSR-ANA-DA" w:date="2015-11-06T20:03:00Z">
        <w:r w:rsidR="00BC5FC8">
          <w:t>,</w:t>
        </w:r>
      </w:ins>
      <w:r w:rsidR="00B8084B">
        <w:t xml:space="preserve"> the hypothesis will be further outlined with a theoretical framewor</w:t>
      </w:r>
      <w:r w:rsidR="00B6721B">
        <w:t xml:space="preserve">k, which will then be used as the foundation </w:t>
      </w:r>
      <w:r w:rsidR="00B8084B">
        <w:lastRenderedPageBreak/>
        <w:t>of the empirical part. In the</w:t>
      </w:r>
      <w:r w:rsidR="00547D1C">
        <w:t xml:space="preserve"> third and</w:t>
      </w:r>
      <w:r w:rsidR="00B8084B">
        <w:t xml:space="preserve"> empirical part of this thesis, interviews will be conducted </w:t>
      </w:r>
      <w:r w:rsidR="00B6721B">
        <w:t>for</w:t>
      </w:r>
      <w:r w:rsidR="00B8084B">
        <w:t xml:space="preserve"> </w:t>
      </w:r>
      <w:r w:rsidR="00B6721B">
        <w:t>gathering</w:t>
      </w:r>
      <w:r w:rsidR="00B8084B">
        <w:t xml:space="preserve"> more </w:t>
      </w:r>
      <w:r w:rsidR="00B6721B">
        <w:t>intelligence</w:t>
      </w:r>
      <w:r w:rsidR="00B8084B">
        <w:t xml:space="preserve"> on the decision</w:t>
      </w:r>
      <w:ins w:id="38" w:author="Grau Jan, ENT-BIZ-PSR-ANA-DA" w:date="2015-11-06T20:03:00Z">
        <w:r w:rsidR="00BC5FC8">
          <w:t>-</w:t>
        </w:r>
      </w:ins>
      <w:del w:id="39" w:author="Grau Jan, ENT-BIZ-PSR-ANA-DA" w:date="2015-11-06T20:03:00Z">
        <w:r w:rsidR="00B8084B" w:rsidDel="00BC5FC8">
          <w:delText xml:space="preserve"> </w:delText>
        </w:r>
      </w:del>
      <w:r w:rsidR="00B8084B">
        <w:t>making process</w:t>
      </w:r>
      <w:r w:rsidR="00547D1C">
        <w:t xml:space="preserve"> of the institutional stakeholders of the renewable energy sector of Pakistan</w:t>
      </w:r>
      <w:r w:rsidR="00B8084B">
        <w:t xml:space="preserve">. </w:t>
      </w:r>
      <w:r w:rsidR="00DA75D3">
        <w:t xml:space="preserve">The </w:t>
      </w:r>
      <w:r w:rsidR="00547D1C">
        <w:t xml:space="preserve">fourth and last step </w:t>
      </w:r>
      <w:r w:rsidR="00DA75D3">
        <w:t>implementation suggestions</w:t>
      </w:r>
      <w:r w:rsidR="00547D1C">
        <w:t xml:space="preserve"> will be carved out</w:t>
      </w:r>
      <w:r w:rsidR="00DA75D3">
        <w:t xml:space="preserve"> on the basis of the intelligence gathered with the decision making</w:t>
      </w:r>
      <w:ins w:id="40" w:author="Grau Jan, ENT-BIZ-PSR-ANA-DA" w:date="2015-11-06T20:04:00Z">
        <w:r w:rsidR="00BC5FC8">
          <w:t>-</w:t>
        </w:r>
      </w:ins>
      <w:del w:id="41" w:author="Grau Jan, ENT-BIZ-PSR-ANA-DA" w:date="2015-11-06T20:04:00Z">
        <w:r w:rsidR="00DA75D3" w:rsidDel="00BC5FC8">
          <w:delText xml:space="preserve"> </w:delText>
        </w:r>
      </w:del>
      <w:r w:rsidR="00DA75D3">
        <w:t>process analysis</w:t>
      </w:r>
      <w:r w:rsidR="00547D1C">
        <w:t>.</w:t>
      </w:r>
    </w:p>
    <w:p w14:paraId="492BAE24" w14:textId="77777777" w:rsidR="005755CD" w:rsidRDefault="005755CD">
      <w:pPr>
        <w:rPr>
          <w:rFonts w:asciiTheme="majorHAnsi" w:hAnsiTheme="majorHAnsi"/>
          <w:b/>
          <w:bCs/>
          <w:kern w:val="36"/>
          <w:sz w:val="48"/>
          <w:szCs w:val="48"/>
        </w:rPr>
      </w:pPr>
      <w:r>
        <w:rPr>
          <w:rFonts w:asciiTheme="majorHAnsi" w:hAnsiTheme="majorHAnsi"/>
        </w:rPr>
        <w:br w:type="page"/>
      </w:r>
    </w:p>
    <w:p w14:paraId="5DCB4299" w14:textId="1AD285A5" w:rsidR="001F675F" w:rsidRPr="006F6CA6" w:rsidRDefault="00272AD4" w:rsidP="00E32156">
      <w:pPr>
        <w:pStyle w:val="berschrift1"/>
        <w:jc w:val="both"/>
        <w:rPr>
          <w:rFonts w:asciiTheme="majorHAnsi" w:hAnsiTheme="majorHAnsi"/>
          <w:lang w:val="en-US"/>
        </w:rPr>
      </w:pPr>
      <w:bookmarkStart w:id="42" w:name="_Toc434241881"/>
      <w:r w:rsidRPr="006F6CA6">
        <w:rPr>
          <w:rFonts w:asciiTheme="majorHAnsi" w:hAnsiTheme="majorHAnsi"/>
          <w:lang w:val="en-US"/>
        </w:rPr>
        <w:lastRenderedPageBreak/>
        <w:t>2</w:t>
      </w:r>
      <w:r w:rsidR="001F675F" w:rsidRPr="006F6CA6">
        <w:rPr>
          <w:rFonts w:asciiTheme="majorHAnsi" w:hAnsiTheme="majorHAnsi"/>
          <w:lang w:val="en-US"/>
        </w:rPr>
        <w:t>. Global Atlas for Renewable Energy</w:t>
      </w:r>
      <w:bookmarkEnd w:id="42"/>
    </w:p>
    <w:p w14:paraId="0601CF9E" w14:textId="6A83FD2D" w:rsidR="0053248F" w:rsidRPr="006F6CA6" w:rsidRDefault="00272AD4" w:rsidP="00E32156">
      <w:pPr>
        <w:pStyle w:val="berschrift2"/>
        <w:jc w:val="both"/>
        <w:rPr>
          <w:color w:val="808080" w:themeColor="background1" w:themeShade="80"/>
        </w:rPr>
      </w:pPr>
      <w:bookmarkStart w:id="43" w:name="_Toc434241882"/>
      <w:r w:rsidRPr="006F6CA6">
        <w:rPr>
          <w:color w:val="808080" w:themeColor="background1" w:themeShade="80"/>
        </w:rPr>
        <w:t>2</w:t>
      </w:r>
      <w:r w:rsidR="001F675F" w:rsidRPr="006F6CA6">
        <w:rPr>
          <w:color w:val="808080" w:themeColor="background1" w:themeShade="80"/>
        </w:rPr>
        <w:t>.1 History &amp; Mission</w:t>
      </w:r>
      <w:bookmarkEnd w:id="43"/>
      <w:r w:rsidR="001F675F" w:rsidRPr="006F6CA6">
        <w:rPr>
          <w:color w:val="808080" w:themeColor="background1" w:themeShade="80"/>
        </w:rPr>
        <w:t xml:space="preserve"> </w:t>
      </w:r>
    </w:p>
    <w:p w14:paraId="20530DF5" w14:textId="4C20EA62" w:rsidR="00702BDA" w:rsidRDefault="00702BDA" w:rsidP="00E32156">
      <w:pPr>
        <w:spacing w:line="360" w:lineRule="auto"/>
        <w:jc w:val="both"/>
      </w:pPr>
      <w:r>
        <w:t xml:space="preserve">In this section, </w:t>
      </w:r>
      <w:r w:rsidR="006C070B">
        <w:t xml:space="preserve">a brief historical overview </w:t>
      </w:r>
      <w:ins w:id="44" w:author="Grau Jan, ENT-BIZ-PSR-ANA-DA" w:date="2015-11-06T20:09:00Z">
        <w:r w:rsidR="00BC5FC8">
          <w:t xml:space="preserve">is given </w:t>
        </w:r>
      </w:ins>
      <w:r w:rsidR="006C070B">
        <w:t>of the Global Atlas and how its mission has evolved over time</w:t>
      </w:r>
      <w:del w:id="45" w:author="Grau Jan, ENT-BIZ-PSR-ANA-DA" w:date="2015-11-06T20:09:00Z">
        <w:r w:rsidR="006C070B" w:rsidDel="00BC5FC8">
          <w:delText xml:space="preserve"> is given</w:delText>
        </w:r>
      </w:del>
      <w:r w:rsidR="006C070B">
        <w:t>.</w:t>
      </w:r>
      <w:r w:rsidR="0061737C">
        <w:t xml:space="preserve"> </w:t>
      </w:r>
    </w:p>
    <w:p w14:paraId="55C8191F" w14:textId="77777777" w:rsidR="00CC3113" w:rsidRDefault="00F326A7" w:rsidP="00E32156">
      <w:pPr>
        <w:spacing w:line="360" w:lineRule="auto"/>
        <w:jc w:val="both"/>
        <w:rPr>
          <w:ins w:id="46" w:author="Grau Jan, ENT-BIZ-PSR-ANA-DA" w:date="2015-11-06T20:09:00Z"/>
        </w:rPr>
      </w:pPr>
      <w:r>
        <w:t>Founded in 2009, t</w:t>
      </w:r>
      <w:r w:rsidRPr="001F675F">
        <w:t xml:space="preserve">he </w:t>
      </w:r>
      <w:r w:rsidR="006E6423" w:rsidRPr="001F675F">
        <w:t>Glo</w:t>
      </w:r>
      <w:r w:rsidR="00C81520">
        <w:t>bal Atlas for Renewable Energy</w:t>
      </w:r>
      <w:r w:rsidR="006E6423" w:rsidRPr="001F675F">
        <w:t xml:space="preserve"> </w:t>
      </w:r>
      <w:r w:rsidR="0061737C">
        <w:t>was</w:t>
      </w:r>
      <w:r>
        <w:t xml:space="preserve"> </w:t>
      </w:r>
      <w:r w:rsidR="00957349" w:rsidRPr="001F675F">
        <w:t xml:space="preserve">an initiative by </w:t>
      </w:r>
      <w:r w:rsidR="00EA7202">
        <w:t xml:space="preserve">the </w:t>
      </w:r>
      <w:r w:rsidR="006E6423" w:rsidRPr="001F675F">
        <w:t xml:space="preserve">national ministries </w:t>
      </w:r>
      <w:r>
        <w:t xml:space="preserve">of multiple </w:t>
      </w:r>
      <w:r w:rsidR="00EA7202">
        <w:t>European</w:t>
      </w:r>
      <w:r>
        <w:t xml:space="preserve"> </w:t>
      </w:r>
      <w:r w:rsidR="00EA7202">
        <w:t>countries (</w:t>
      </w:r>
      <w:r>
        <w:t xml:space="preserve">the </w:t>
      </w:r>
      <w:r w:rsidR="00A56768" w:rsidRPr="001F675F">
        <w:t xml:space="preserve">foremost </w:t>
      </w:r>
      <w:r>
        <w:t xml:space="preserve">being </w:t>
      </w:r>
      <w:r w:rsidR="00A56768" w:rsidRPr="001F675F">
        <w:t>Germany, Denmark and Spain</w:t>
      </w:r>
      <w:r w:rsidR="00EA7202">
        <w:t>)</w:t>
      </w:r>
      <w:r>
        <w:t xml:space="preserve"> </w:t>
      </w:r>
      <w:r w:rsidR="006E6423" w:rsidRPr="001F675F">
        <w:t xml:space="preserve">with the goal </w:t>
      </w:r>
      <w:r>
        <w:t xml:space="preserve">of creating </w:t>
      </w:r>
      <w:r w:rsidR="006E6423" w:rsidRPr="001F675F">
        <w:t xml:space="preserve">better potential </w:t>
      </w:r>
      <w:r>
        <w:t xml:space="preserve">opportunities in </w:t>
      </w:r>
      <w:r w:rsidR="006E6423" w:rsidRPr="001F675F">
        <w:t>wind and solar (</w:t>
      </w:r>
      <w:r w:rsidR="00FA78AB">
        <w:t>N. Fichaux, Webinar, March 23</w:t>
      </w:r>
      <w:del w:id="47" w:author="Grau Jan, ENT-BIZ-PSR-ANA-DA" w:date="2015-11-06T20:09:00Z">
        <w:r w:rsidR="00FA78AB" w:rsidRPr="00FA78AB" w:rsidDel="00CC3113">
          <w:rPr>
            <w:vertAlign w:val="superscript"/>
          </w:rPr>
          <w:delText>rd</w:delText>
        </w:r>
      </w:del>
      <w:r w:rsidR="00957349" w:rsidRPr="001F675F">
        <w:t>, 2015</w:t>
      </w:r>
      <w:r w:rsidR="006E6423" w:rsidRPr="001F675F">
        <w:t>). The vision was to promote</w:t>
      </w:r>
      <w:r>
        <w:t xml:space="preserve"> and increase</w:t>
      </w:r>
      <w:r w:rsidRPr="001F675F">
        <w:t xml:space="preserve"> </w:t>
      </w:r>
      <w:r w:rsidR="006E6423" w:rsidRPr="001F675F">
        <w:t xml:space="preserve">the number </w:t>
      </w:r>
      <w:r w:rsidR="00EA7202">
        <w:t>of</w:t>
      </w:r>
      <w:r w:rsidR="00EA7202" w:rsidRPr="001F675F">
        <w:t xml:space="preserve"> </w:t>
      </w:r>
      <w:r w:rsidR="006E6423" w:rsidRPr="001F675F">
        <w:t>ongoing projects</w:t>
      </w:r>
      <w:r>
        <w:t xml:space="preserve"> in these sectors</w:t>
      </w:r>
      <w:r w:rsidR="006E6423" w:rsidRPr="001F675F">
        <w:t xml:space="preserve">. In 2011, the initiative </w:t>
      </w:r>
      <w:r>
        <w:t>was</w:t>
      </w:r>
      <w:r w:rsidRPr="001F675F">
        <w:t xml:space="preserve"> </w:t>
      </w:r>
      <w:r w:rsidR="006E6423" w:rsidRPr="001F675F">
        <w:t>handed over to</w:t>
      </w:r>
      <w:r>
        <w:t xml:space="preserve"> the </w:t>
      </w:r>
      <w:r w:rsidRPr="001F675F">
        <w:t>Intern</w:t>
      </w:r>
      <w:r>
        <w:t>ational Renewable Energy Agency</w:t>
      </w:r>
      <w:r w:rsidR="006A5506">
        <w:t xml:space="preserve"> (IRENA), </w:t>
      </w:r>
      <w:r w:rsidR="006A5506" w:rsidRPr="001F675F">
        <w:t>an intergovernme</w:t>
      </w:r>
      <w:r w:rsidR="004D56E5">
        <w:t>ntal organization with the goal</w:t>
      </w:r>
      <w:r w:rsidR="006A5506">
        <w:t xml:space="preserve"> of </w:t>
      </w:r>
      <w:r w:rsidR="006A5506" w:rsidRPr="001F675F">
        <w:t>support</w:t>
      </w:r>
      <w:r w:rsidR="006A5506">
        <w:t>ing</w:t>
      </w:r>
      <w:r w:rsidR="006A5506" w:rsidRPr="001F675F">
        <w:t xml:space="preserve"> </w:t>
      </w:r>
      <w:r w:rsidR="007F343E" w:rsidRPr="001F675F">
        <w:t xml:space="preserve">countries </w:t>
      </w:r>
      <w:r w:rsidR="007F343E">
        <w:t>to</w:t>
      </w:r>
      <w:r w:rsidR="007F343E" w:rsidRPr="001F675F">
        <w:t xml:space="preserve"> transition</w:t>
      </w:r>
      <w:r w:rsidR="006A5506" w:rsidRPr="001F675F">
        <w:t xml:space="preserve"> to sustainable</w:t>
      </w:r>
      <w:r w:rsidR="006A5506">
        <w:t>,</w:t>
      </w:r>
      <w:r w:rsidR="006A5506" w:rsidRPr="001F675F">
        <w:t xml:space="preserve"> </w:t>
      </w:r>
      <w:del w:id="48" w:author="Grau Jan, ENT-BIZ-PSR-ANA-DA" w:date="2015-11-06T20:09:00Z">
        <w:r w:rsidR="006A5506" w:rsidRPr="001F675F" w:rsidDel="00CC3113">
          <w:delText xml:space="preserve">on </w:delText>
        </w:r>
      </w:del>
      <w:r w:rsidR="006A5506" w:rsidRPr="001F675F">
        <w:t xml:space="preserve">renewable energy (IRENA, 2015a). </w:t>
      </w:r>
      <w:r w:rsidR="006A5506">
        <w:t xml:space="preserve">IRENA </w:t>
      </w:r>
      <w:r w:rsidR="006E6423" w:rsidRPr="001F675F">
        <w:t>expanded the scope of the Atlas to six different renewable energies (solar, wind, geothermal, biomass and hydropower</w:t>
      </w:r>
      <w:r w:rsidR="001C6ADE">
        <w:t xml:space="preserve">). </w:t>
      </w:r>
      <w:r w:rsidR="006A5506">
        <w:t>Moreover, the takeover resulted in the change of the goal of the entire initiative</w:t>
      </w:r>
      <w:r w:rsidR="006E6423" w:rsidRPr="001F675F">
        <w:t xml:space="preserve">. IRENA took over the initiative with the intention </w:t>
      </w:r>
      <w:r w:rsidR="006A5506">
        <w:t>of</w:t>
      </w:r>
      <w:r w:rsidR="006E6423" w:rsidRPr="001F675F">
        <w:t xml:space="preserve"> </w:t>
      </w:r>
      <w:r w:rsidR="00AB1028">
        <w:t>closing</w:t>
      </w:r>
      <w:r w:rsidR="001C6ADE">
        <w:t xml:space="preserve"> </w:t>
      </w:r>
      <w:r w:rsidR="006E6423" w:rsidRPr="001F675F">
        <w:t>the gap between "nations having access to the necessary datasets, expertise and financial support to evaluate their national renewable energy potential, and those countries lacking such elements." (</w:t>
      </w:r>
      <w:r w:rsidR="0062132D" w:rsidRPr="001F675F">
        <w:t>Global Atlas, 2015</w:t>
      </w:r>
      <w:r w:rsidR="00E91889" w:rsidRPr="001F675F">
        <w:t>a</w:t>
      </w:r>
      <w:r w:rsidR="006E6423" w:rsidRPr="001F675F">
        <w:t>)</w:t>
      </w:r>
      <w:r w:rsidR="0062132D" w:rsidRPr="001F675F">
        <w:t>.</w:t>
      </w:r>
      <w:r w:rsidR="006E6423" w:rsidRPr="001F675F">
        <w:t xml:space="preserve"> Closing </w:t>
      </w:r>
      <w:r w:rsidR="00AB1028">
        <w:t>this</w:t>
      </w:r>
      <w:r w:rsidR="006E6423" w:rsidRPr="001F675F">
        <w:t xml:space="preserve"> gap would lead to more jobs and create a sustainable market to fuel the economies worldwide (</w:t>
      </w:r>
      <w:r w:rsidR="00FA78AB">
        <w:t>N. Fichaux, Webinar, March 23</w:t>
      </w:r>
      <w:del w:id="49" w:author="Grau Jan, ENT-BIZ-PSR-ANA-DA" w:date="2015-11-06T20:09:00Z">
        <w:r w:rsidR="00FA78AB" w:rsidRPr="00FA78AB" w:rsidDel="00CC3113">
          <w:rPr>
            <w:vertAlign w:val="superscript"/>
          </w:rPr>
          <w:delText>rd</w:delText>
        </w:r>
      </w:del>
      <w:r w:rsidR="005F1F46" w:rsidRPr="001F675F">
        <w:t>, 2015</w:t>
      </w:r>
      <w:r w:rsidR="006E6423" w:rsidRPr="001F675F">
        <w:t xml:space="preserve">). </w:t>
      </w:r>
    </w:p>
    <w:p w14:paraId="43A00916" w14:textId="77777777" w:rsidR="00CC3113" w:rsidRDefault="006E6423" w:rsidP="00E32156">
      <w:pPr>
        <w:spacing w:line="360" w:lineRule="auto"/>
        <w:jc w:val="both"/>
        <w:rPr>
          <w:ins w:id="50" w:author="Grau Jan, ENT-BIZ-PSR-ANA-DA" w:date="2015-11-06T20:09:00Z"/>
        </w:rPr>
      </w:pPr>
      <w:r w:rsidRPr="001F675F">
        <w:t>The aim of the initiative is to eventually cover all renewable energy sources globally (</w:t>
      </w:r>
      <w:r w:rsidR="005F1F46" w:rsidRPr="001F675F">
        <w:t>Global Atlas, 2015</w:t>
      </w:r>
      <w:r w:rsidR="00E91889" w:rsidRPr="001F675F">
        <w:t>a</w:t>
      </w:r>
      <w:r w:rsidRPr="001F675F">
        <w:t xml:space="preserve">). </w:t>
      </w:r>
      <w:r w:rsidR="0061737C">
        <w:t xml:space="preserve">Throughout on-going efforts to increase its recognition among policy makers, </w:t>
      </w:r>
      <w:r w:rsidRPr="001F675F">
        <w:t xml:space="preserve">the initiative has successfully created a community of well-known </w:t>
      </w:r>
      <w:r w:rsidR="004D56E5" w:rsidRPr="001F675F">
        <w:t>contributors who</w:t>
      </w:r>
      <w:r w:rsidRPr="001F675F">
        <w:t xml:space="preserve"> are </w:t>
      </w:r>
      <w:r w:rsidR="0061737C">
        <w:t xml:space="preserve">devoted </w:t>
      </w:r>
      <w:r w:rsidRPr="001F675F">
        <w:t xml:space="preserve">to </w:t>
      </w:r>
      <w:r w:rsidR="0061737C">
        <w:t xml:space="preserve">supporting </w:t>
      </w:r>
      <w:r w:rsidRPr="001F675F">
        <w:t>the initiative</w:t>
      </w:r>
      <w:r w:rsidR="00E91889" w:rsidRPr="001F675F">
        <w:t>.</w:t>
      </w:r>
      <w:r w:rsidRPr="001F675F">
        <w:t xml:space="preserve"> In January 2015, 67 countries and </w:t>
      </w:r>
      <w:r w:rsidR="00EA7202">
        <w:t>over</w:t>
      </w:r>
      <w:r w:rsidRPr="001F675F">
        <w:t xml:space="preserve"> 50 institutes and partners </w:t>
      </w:r>
      <w:r w:rsidR="00EA7202">
        <w:t xml:space="preserve">used Global Atlas </w:t>
      </w:r>
      <w:r w:rsidRPr="001F675F">
        <w:t>init</w:t>
      </w:r>
      <w:r w:rsidR="00E91889" w:rsidRPr="001F675F">
        <w:t>iative</w:t>
      </w:r>
      <w:r w:rsidR="0035701C">
        <w:t xml:space="preserve"> </w:t>
      </w:r>
      <w:r w:rsidR="00431E85">
        <w:t>(Global Atlas, 2015b</w:t>
      </w:r>
      <w:r w:rsidR="00E91889" w:rsidRPr="001F675F">
        <w:t>)</w:t>
      </w:r>
      <w:r w:rsidR="00431E85">
        <w:t>.</w:t>
      </w:r>
      <w:r w:rsidR="00E91889" w:rsidRPr="001F675F">
        <w:t xml:space="preserve"> </w:t>
      </w:r>
      <w:r w:rsidR="00B6721B">
        <w:t>In the same month</w:t>
      </w:r>
      <w:r w:rsidR="00EA7202">
        <w:t>,</w:t>
      </w:r>
      <w:r w:rsidR="00B6721B">
        <w:t xml:space="preserve"> a new version of the Atlas, the</w:t>
      </w:r>
      <w:r w:rsidR="0035701C">
        <w:t xml:space="preserve"> Global Atlas 2.0</w:t>
      </w:r>
      <w:r w:rsidR="00EA7202">
        <w:t>,</w:t>
      </w:r>
      <w:r w:rsidR="0035701C">
        <w:t xml:space="preserve"> was launched (IISD, 2015). The Global Atlas 2.0 is equipped with </w:t>
      </w:r>
      <w:r w:rsidR="00F263C6">
        <w:t xml:space="preserve">a </w:t>
      </w:r>
      <w:r w:rsidR="0035701C">
        <w:t xml:space="preserve">search </w:t>
      </w:r>
      <w:r w:rsidR="00F263C6">
        <w:t xml:space="preserve">catalogue </w:t>
      </w:r>
      <w:r w:rsidR="0035701C">
        <w:t>for gallery maps (as shown in the figure below) based on multiple search criteria, a universal data viewer for wind and solar energy graphs</w:t>
      </w:r>
      <w:r w:rsidR="00217223">
        <w:t xml:space="preserve">, </w:t>
      </w:r>
      <w:r w:rsidR="0035701C">
        <w:t xml:space="preserve">as well as the </w:t>
      </w:r>
      <w:r w:rsidR="00217223">
        <w:t>ability</w:t>
      </w:r>
      <w:r w:rsidR="001C6ADE">
        <w:t xml:space="preserve"> </w:t>
      </w:r>
      <w:r w:rsidR="0035701C">
        <w:t>to share map</w:t>
      </w:r>
      <w:r w:rsidR="00217223">
        <w:t>s</w:t>
      </w:r>
      <w:r w:rsidR="0035701C">
        <w:t xml:space="preserve"> from the Atlas with other programs. </w:t>
      </w:r>
      <w:r w:rsidRPr="001F675F">
        <w:t xml:space="preserve">In addition to the Atlas, the initiative acts as a supplier of services and </w:t>
      </w:r>
      <w:r w:rsidR="008F2DFC">
        <w:t xml:space="preserve">database for </w:t>
      </w:r>
      <w:r w:rsidRPr="001F675F">
        <w:t>mapping the potential of renewable energy. (</w:t>
      </w:r>
      <w:r w:rsidR="00E91889" w:rsidRPr="001F675F">
        <w:t>Global Atlas, 2015a</w:t>
      </w:r>
      <w:r w:rsidRPr="001F675F">
        <w:t xml:space="preserve">) </w:t>
      </w:r>
    </w:p>
    <w:p w14:paraId="03C49A9B" w14:textId="6D895B3E" w:rsidR="00B6721B" w:rsidRDefault="006E6423" w:rsidP="00E32156">
      <w:pPr>
        <w:spacing w:line="360" w:lineRule="auto"/>
        <w:jc w:val="both"/>
      </w:pPr>
      <w:r w:rsidRPr="001F675F">
        <w:t>In 2015</w:t>
      </w:r>
      <w:r w:rsidR="00217223">
        <w:t>,</w:t>
      </w:r>
      <w:r w:rsidRPr="001F675F">
        <w:t xml:space="preserve"> IRENA released with the Global Atlas </w:t>
      </w:r>
      <w:r w:rsidRPr="001F675F">
        <w:rPr>
          <w:i/>
        </w:rPr>
        <w:t>Pocket</w:t>
      </w:r>
      <w:r w:rsidR="00217223">
        <w:rPr>
          <w:i/>
        </w:rPr>
        <w:t>,</w:t>
      </w:r>
      <w:r w:rsidRPr="001F675F">
        <w:rPr>
          <w:i/>
        </w:rPr>
        <w:t xml:space="preserve"> </w:t>
      </w:r>
      <w:r w:rsidRPr="001F675F">
        <w:t>a mobile application version of the whole Atlas (</w:t>
      </w:r>
      <w:r w:rsidR="00E91889" w:rsidRPr="001F675F">
        <w:t>IRENA, 2015b</w:t>
      </w:r>
      <w:r w:rsidRPr="001F675F">
        <w:t xml:space="preserve">). </w:t>
      </w:r>
      <w:r w:rsidR="0035701C">
        <w:t xml:space="preserve">The Global Atlas </w:t>
      </w:r>
      <w:r w:rsidR="0035701C">
        <w:rPr>
          <w:i/>
        </w:rPr>
        <w:t xml:space="preserve">Pocket </w:t>
      </w:r>
      <w:r w:rsidR="0035701C">
        <w:t xml:space="preserve">allows the user to save maps on their mobile and use it on-site. </w:t>
      </w:r>
      <w:r w:rsidR="007E3914">
        <w:t xml:space="preserve">This is extremely helpful in areas where the internet connection </w:t>
      </w:r>
      <w:r w:rsidR="007E3914">
        <w:lastRenderedPageBreak/>
        <w:t xml:space="preserve">is not always stable. </w:t>
      </w:r>
      <w:r w:rsidR="00217223">
        <w:t xml:space="preserve">These </w:t>
      </w:r>
      <w:r w:rsidR="00547D1C">
        <w:t xml:space="preserve">features </w:t>
      </w:r>
      <w:r w:rsidR="00217223">
        <w:t>help make</w:t>
      </w:r>
      <w:r w:rsidR="001C6ADE">
        <w:t xml:space="preserve"> </w:t>
      </w:r>
      <w:r w:rsidR="00547D1C">
        <w:t xml:space="preserve">the Global Atlas </w:t>
      </w:r>
      <w:r w:rsidR="00547D1C">
        <w:rPr>
          <w:i/>
        </w:rPr>
        <w:t>Pocket</w:t>
      </w:r>
      <w:r w:rsidR="00B51DB6">
        <w:t xml:space="preserve"> the most advanced tool of its kind on the market (IRENA, 2015c). </w:t>
      </w:r>
    </w:p>
    <w:p w14:paraId="1095C67C" w14:textId="30E64F54" w:rsidR="00883413" w:rsidRDefault="006E6423" w:rsidP="00E32156">
      <w:pPr>
        <w:spacing w:line="360" w:lineRule="auto"/>
        <w:jc w:val="both"/>
      </w:pPr>
      <w:r w:rsidRPr="001F675F">
        <w:t xml:space="preserve"> </w:t>
      </w:r>
      <w:commentRangeStart w:id="51"/>
      <w:r w:rsidR="00FA78AB">
        <w:t xml:space="preserve">A. O. Ali </w:t>
      </w:r>
      <w:commentRangeEnd w:id="51"/>
      <w:r w:rsidR="004D56E5">
        <w:rPr>
          <w:rStyle w:val="Kommentarzeichen"/>
        </w:rPr>
        <w:commentReference w:id="51"/>
      </w:r>
      <w:r w:rsidR="007E3914" w:rsidRPr="001F675F">
        <w:t xml:space="preserve">defines the </w:t>
      </w:r>
      <w:r w:rsidR="004D56E5">
        <w:t xml:space="preserve">future </w:t>
      </w:r>
      <w:r w:rsidR="007E3914" w:rsidRPr="001F675F">
        <w:t xml:space="preserve">value </w:t>
      </w:r>
      <w:r w:rsidR="004D56E5">
        <w:t xml:space="preserve">generated by the </w:t>
      </w:r>
      <w:r w:rsidR="007E3914" w:rsidRPr="001F675F">
        <w:t xml:space="preserve">Global Atlas as the number of people who </w:t>
      </w:r>
      <w:r w:rsidR="004D56E5">
        <w:t xml:space="preserve">will </w:t>
      </w:r>
      <w:r w:rsidR="007E3914" w:rsidRPr="001F675F">
        <w:t>use and benefit from the tool as well as the tool</w:t>
      </w:r>
      <w:r w:rsidR="004D56E5">
        <w:t>’s role in</w:t>
      </w:r>
      <w:r w:rsidR="007E3914" w:rsidRPr="001F675F">
        <w:t xml:space="preserve"> shaping the energy sector</w:t>
      </w:r>
      <w:r w:rsidR="001C6ADE">
        <w:t xml:space="preserve"> </w:t>
      </w:r>
      <w:r w:rsidR="004D56E5">
        <w:t>moving forward.</w:t>
      </w:r>
      <w:del w:id="52" w:author="Grau Jan, ENT-BIZ-PSR-ANA-DA" w:date="2015-11-06T20:10:00Z">
        <w:r w:rsidR="007E3914" w:rsidRPr="001F675F" w:rsidDel="00CC3113">
          <w:delText>.</w:delText>
        </w:r>
      </w:del>
      <w:r w:rsidR="007E3914">
        <w:t xml:space="preserve"> </w:t>
      </w:r>
      <w:r w:rsidR="007E3914" w:rsidRPr="001F675F">
        <w:t xml:space="preserve">This is why all the </w:t>
      </w:r>
      <w:r w:rsidR="004D56E5">
        <w:t>Global Atlas platforms are</w:t>
      </w:r>
      <w:r w:rsidR="007F343E">
        <w:t>, and will always be</w:t>
      </w:r>
      <w:r w:rsidR="007E3914" w:rsidRPr="001F675F">
        <w:t xml:space="preserve"> offered for free.</w:t>
      </w:r>
      <w:r w:rsidR="007E3914">
        <w:t xml:space="preserve"> </w:t>
      </w:r>
      <w:r w:rsidR="00FA78AB">
        <w:t>(A. O. Ali, interview, July 7</w:t>
      </w:r>
      <w:del w:id="53" w:author="Grau Jan, ENT-BIZ-PSR-ANA-DA" w:date="2015-11-06T20:10:00Z">
        <w:r w:rsidR="00FA78AB" w:rsidRPr="00FA78AB" w:rsidDel="00CC3113">
          <w:rPr>
            <w:vertAlign w:val="superscript"/>
          </w:rPr>
          <w:delText>th</w:delText>
        </w:r>
      </w:del>
      <w:r w:rsidR="007E3914">
        <w:t>, 2015).</w:t>
      </w:r>
      <w:r w:rsidR="001C6ADE">
        <w:t xml:space="preserve"> Furthermore, it must be mentioned that also under the control of </w:t>
      </w:r>
      <w:r w:rsidR="001C6ADE" w:rsidRPr="001F675F">
        <w:t xml:space="preserve">IRENA, Global Atlas is </w:t>
      </w:r>
      <w:r w:rsidR="001C6ADE">
        <w:t xml:space="preserve">classified as </w:t>
      </w:r>
      <w:r w:rsidR="001C6ADE" w:rsidRPr="001F675F">
        <w:t>a non-profit organization</w:t>
      </w:r>
      <w:r w:rsidR="001C6ADE">
        <w:t xml:space="preserve">. </w:t>
      </w:r>
      <w:del w:id="54" w:author="Grau Jan, ENT-BIZ-PSR-ANA-DA" w:date="2015-11-06T20:10:00Z">
        <w:r w:rsidR="001C6ADE" w:rsidDel="00CC3113">
          <w:delText>Nonetheless, just</w:delText>
        </w:r>
      </w:del>
      <w:ins w:id="55" w:author="Grau Jan, ENT-BIZ-PSR-ANA-DA" w:date="2015-11-06T20:10:00Z">
        <w:r w:rsidR="00CC3113">
          <w:t>Notwithstanding,</w:t>
        </w:r>
      </w:ins>
      <w:r w:rsidR="001C6ADE">
        <w:t xml:space="preserve"> offering the Global Atlas for free is not enough. It is the clear goal of the Global Atlas to grow and therefore enhance the renewable energy sector worldwide (A. O. Ali, interview, July 7</w:t>
      </w:r>
      <w:del w:id="56" w:author="Grau Jan, ENT-BIZ-PSR-ANA-DA" w:date="2015-11-06T20:10:00Z">
        <w:r w:rsidR="001C6ADE" w:rsidRPr="00496A38" w:rsidDel="00CC3113">
          <w:rPr>
            <w:vertAlign w:val="superscript"/>
          </w:rPr>
          <w:delText>th</w:delText>
        </w:r>
      </w:del>
      <w:r w:rsidR="001C6ADE">
        <w:t>, 2015).</w:t>
      </w:r>
    </w:p>
    <w:p w14:paraId="380454FA" w14:textId="4E1A15A8" w:rsidR="00702BDA" w:rsidRDefault="0035701C" w:rsidP="00E32156">
      <w:pPr>
        <w:spacing w:line="360" w:lineRule="auto"/>
        <w:jc w:val="both"/>
      </w:pPr>
      <w:r>
        <w:t xml:space="preserve">It </w:t>
      </w:r>
      <w:del w:id="57" w:author="Grau Jan, ENT-BIZ-PSR-ANA-DA" w:date="2015-11-06T20:10:00Z">
        <w:r w:rsidDel="00CC3113">
          <w:delText>could be shown</w:delText>
        </w:r>
      </w:del>
      <w:ins w:id="58" w:author="Grau Jan, ENT-BIZ-PSR-ANA-DA" w:date="2015-11-06T20:10:00Z">
        <w:r w:rsidR="00CC3113">
          <w:t>is apparent</w:t>
        </w:r>
      </w:ins>
      <w:r w:rsidR="00702BDA">
        <w:t xml:space="preserve"> that since the beginning of the initiative, the Global Atlas has </w:t>
      </w:r>
      <w:r w:rsidR="007F343E">
        <w:t xml:space="preserve">grown </w:t>
      </w:r>
      <w:r>
        <w:t>steadily according</w:t>
      </w:r>
      <w:r w:rsidR="00702BDA">
        <w:t xml:space="preserve"> to their mission. However, </w:t>
      </w:r>
      <w:r w:rsidR="007F343E">
        <w:t xml:space="preserve">in </w:t>
      </w:r>
      <w:r w:rsidR="00702BDA">
        <w:t xml:space="preserve">the mission </w:t>
      </w:r>
      <w:r>
        <w:t xml:space="preserve">to bridge the </w:t>
      </w:r>
      <w:commentRangeStart w:id="59"/>
      <w:r>
        <w:t>difference</w:t>
      </w:r>
      <w:r w:rsidR="007F343E">
        <w:t xml:space="preserve"> between </w:t>
      </w:r>
      <w:r>
        <w:t>count</w:t>
      </w:r>
      <w:r w:rsidR="001B1237">
        <w:t>r</w:t>
      </w:r>
      <w:r w:rsidR="007F343E">
        <w:t>ies’ access to renewable energy transition support</w:t>
      </w:r>
      <w:r w:rsidR="001B1237">
        <w:t>, further growth is desirable</w:t>
      </w:r>
      <w:r w:rsidR="007F343E">
        <w:t xml:space="preserve">, </w:t>
      </w:r>
      <w:r w:rsidR="001B1237">
        <w:t>despite offering the Atlas free of charge</w:t>
      </w:r>
      <w:r w:rsidR="001C6ADE">
        <w:t>.</w:t>
      </w:r>
      <w:r w:rsidR="001B1237">
        <w:t xml:space="preserve"> </w:t>
      </w:r>
      <w:commentRangeEnd w:id="59"/>
      <w:r w:rsidR="007F343E">
        <w:rPr>
          <w:rStyle w:val="Kommentarzeichen"/>
        </w:rPr>
        <w:commentReference w:id="59"/>
      </w:r>
    </w:p>
    <w:p w14:paraId="743C8888" w14:textId="650EF06E" w:rsidR="00883413" w:rsidRDefault="00883413" w:rsidP="00E32156">
      <w:pPr>
        <w:spacing w:line="360" w:lineRule="auto"/>
        <w:jc w:val="both"/>
      </w:pPr>
      <w:r>
        <w:rPr>
          <w:noProof/>
          <w:lang w:val="de-CH" w:eastAsia="zh-CN"/>
        </w:rPr>
        <w:drawing>
          <wp:inline distT="0" distB="0" distL="0" distR="0" wp14:anchorId="6CCAA17D" wp14:editId="5AE7FB05">
            <wp:extent cx="5756910" cy="3061314"/>
            <wp:effectExtent l="0" t="0" r="8890" b="1270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061314"/>
                    </a:xfrm>
                    <a:prstGeom prst="rect">
                      <a:avLst/>
                    </a:prstGeom>
                    <a:noFill/>
                    <a:ln>
                      <a:noFill/>
                    </a:ln>
                  </pic:spPr>
                </pic:pic>
              </a:graphicData>
            </a:graphic>
          </wp:inline>
        </w:drawing>
      </w:r>
    </w:p>
    <w:p w14:paraId="5CEC4A74" w14:textId="14720EA0" w:rsidR="00883413" w:rsidRDefault="0080051C" w:rsidP="00E32156">
      <w:pPr>
        <w:pStyle w:val="Beschriftung"/>
        <w:jc w:val="both"/>
      </w:pPr>
      <w:bookmarkStart w:id="60" w:name="_Toc433648211"/>
      <w:r>
        <w:t xml:space="preserve">Figure </w:t>
      </w:r>
      <w:fldSimple w:instr=" SEQ Figure \* ARABIC ">
        <w:r w:rsidR="008D3461">
          <w:rPr>
            <w:noProof/>
          </w:rPr>
          <w:t>1</w:t>
        </w:r>
      </w:fldSimple>
      <w:r w:rsidRPr="00E220C2">
        <w:t>: Screenshot of the Global Atlas (Global Atlas, 2015c).</w:t>
      </w:r>
      <w:bookmarkEnd w:id="60"/>
    </w:p>
    <w:p w14:paraId="31FBA627" w14:textId="77777777" w:rsidR="001C6ADE" w:rsidRPr="00676230" w:rsidRDefault="001C6ADE" w:rsidP="00496A38"/>
    <w:p w14:paraId="06038B3A" w14:textId="04B63ACC" w:rsidR="003D35F5" w:rsidRPr="006F6CA6" w:rsidRDefault="00272AD4" w:rsidP="00E32156">
      <w:pPr>
        <w:pStyle w:val="berschrift2"/>
        <w:jc w:val="both"/>
        <w:rPr>
          <w:color w:val="808080" w:themeColor="background1" w:themeShade="80"/>
        </w:rPr>
      </w:pPr>
      <w:bookmarkStart w:id="61" w:name="_Toc434241883"/>
      <w:r w:rsidRPr="006F6CA6">
        <w:rPr>
          <w:color w:val="808080" w:themeColor="background1" w:themeShade="80"/>
        </w:rPr>
        <w:t>2</w:t>
      </w:r>
      <w:r w:rsidR="007E3914" w:rsidRPr="006F6CA6">
        <w:rPr>
          <w:color w:val="808080" w:themeColor="background1" w:themeShade="80"/>
        </w:rPr>
        <w:t>.2</w:t>
      </w:r>
      <w:r w:rsidR="001F675F" w:rsidRPr="006F6CA6">
        <w:rPr>
          <w:color w:val="808080" w:themeColor="background1" w:themeShade="80"/>
        </w:rPr>
        <w:t xml:space="preserve"> Geographical Information System</w:t>
      </w:r>
      <w:bookmarkEnd w:id="61"/>
    </w:p>
    <w:p w14:paraId="4A6F96DD" w14:textId="117054C1" w:rsidR="005674F9" w:rsidRDefault="00CC3113" w:rsidP="005674F9">
      <w:pPr>
        <w:spacing w:line="360" w:lineRule="auto"/>
        <w:jc w:val="both"/>
      </w:pPr>
      <w:ins w:id="62" w:author="Grau Jan, ENT-BIZ-PSR-ANA-DA" w:date="2015-11-06T20:11:00Z">
        <w:r>
          <w:t>T</w:t>
        </w:r>
      </w:ins>
      <w:del w:id="63" w:author="Grau Jan, ENT-BIZ-PSR-ANA-DA" w:date="2015-11-06T20:11:00Z">
        <w:r w:rsidR="007E3914" w:rsidDel="00CC3113">
          <w:delText>In t</w:delText>
        </w:r>
      </w:del>
      <w:r w:rsidR="007E3914">
        <w:t xml:space="preserve">his section </w:t>
      </w:r>
      <w:ins w:id="64" w:author="Grau Jan, ENT-BIZ-PSR-ANA-DA" w:date="2015-11-06T20:11:00Z">
        <w:r>
          <w:t xml:space="preserve">includes </w:t>
        </w:r>
      </w:ins>
      <w:r w:rsidR="005674F9">
        <w:t>a description of the Global Atlas’</w:t>
      </w:r>
      <w:del w:id="65" w:author="Grau Jan, ENT-BIZ-PSR-ANA-DA" w:date="2015-11-06T20:11:00Z">
        <w:r w:rsidR="005674F9" w:rsidDel="00CC3113">
          <w:delText>s</w:delText>
        </w:r>
      </w:del>
      <w:r w:rsidR="005674F9">
        <w:t xml:space="preserve"> primary product</w:t>
      </w:r>
      <w:ins w:id="66" w:author="Grau Jan, ENT-BIZ-PSR-ANA-DA" w:date="2015-11-06T20:11:00Z">
        <w:r>
          <w:t>,</w:t>
        </w:r>
      </w:ins>
      <w:del w:id="67" w:author="Grau Jan, ENT-BIZ-PSR-ANA-DA" w:date="2015-11-06T20:11:00Z">
        <w:r w:rsidR="005674F9" w:rsidDel="00CC3113">
          <w:delText xml:space="preserve"> is and</w:delText>
        </w:r>
      </w:del>
      <w:r w:rsidR="005674F9">
        <w:t xml:space="preserve"> an outline of the usage areas, </w:t>
      </w:r>
      <w:ins w:id="68" w:author="Grau Jan, ENT-BIZ-PSR-ANA-DA" w:date="2015-11-06T20:12:00Z">
        <w:r>
          <w:t xml:space="preserve">and </w:t>
        </w:r>
      </w:ins>
      <w:r w:rsidR="005674F9">
        <w:t>opportunities and special characteristics of the tool</w:t>
      </w:r>
      <w:del w:id="69" w:author="Grau Jan, ENT-BIZ-PSR-ANA-DA" w:date="2015-11-06T20:12:00Z">
        <w:r w:rsidR="005674F9" w:rsidDel="00CC3113">
          <w:delText xml:space="preserve"> is given</w:delText>
        </w:r>
      </w:del>
      <w:r w:rsidR="005674F9">
        <w:t>.</w:t>
      </w:r>
    </w:p>
    <w:p w14:paraId="1D702DEE" w14:textId="77777777" w:rsidR="00CC3113" w:rsidRDefault="003D35F5" w:rsidP="00E32156">
      <w:pPr>
        <w:spacing w:line="360" w:lineRule="auto"/>
        <w:jc w:val="both"/>
        <w:rPr>
          <w:ins w:id="70" w:author="Grau Jan, ENT-BIZ-PSR-ANA-DA" w:date="2015-11-06T20:13:00Z"/>
        </w:rPr>
      </w:pPr>
      <w:r w:rsidRPr="001F675F">
        <w:t>The Atlas</w:t>
      </w:r>
      <w:r w:rsidR="00407201">
        <w:t>’s interface</w:t>
      </w:r>
      <w:r w:rsidRPr="001F675F">
        <w:t xml:space="preserve"> </w:t>
      </w:r>
      <w:r w:rsidR="00407201">
        <w:t xml:space="preserve">utilizes </w:t>
      </w:r>
      <w:r w:rsidRPr="001F675F">
        <w:t xml:space="preserve">a </w:t>
      </w:r>
      <w:r w:rsidR="00407201">
        <w:t>Geographic Information System (</w:t>
      </w:r>
      <w:r w:rsidRPr="001F675F">
        <w:t>GIS</w:t>
      </w:r>
      <w:r w:rsidR="00407201">
        <w:t>)</w:t>
      </w:r>
      <w:r w:rsidRPr="001F675F">
        <w:t xml:space="preserve"> to display the data. </w:t>
      </w:r>
      <w:r w:rsidR="00547D1C">
        <w:t>(Huisman &amp; de By, 2009, p. 26).</w:t>
      </w:r>
      <w:r w:rsidRPr="001F675F">
        <w:t xml:space="preserve"> </w:t>
      </w:r>
      <w:r w:rsidR="00407201">
        <w:t>These systems</w:t>
      </w:r>
      <w:r w:rsidR="00407201" w:rsidRPr="001F675F">
        <w:t xml:space="preserve"> </w:t>
      </w:r>
      <w:r w:rsidR="00407201">
        <w:t xml:space="preserve">are </w:t>
      </w:r>
      <w:r w:rsidRPr="001F675F">
        <w:t xml:space="preserve">tools </w:t>
      </w:r>
      <w:r w:rsidR="00407201">
        <w:t xml:space="preserve">that </w:t>
      </w:r>
      <w:r w:rsidRPr="001F675F">
        <w:t>work</w:t>
      </w:r>
      <w:del w:id="71" w:author="Grau Jan, ENT-BIZ-PSR-ANA-DA" w:date="2015-11-06T20:12:00Z">
        <w:r w:rsidRPr="001F675F" w:rsidDel="00CC3113">
          <w:delText>ing</w:delText>
        </w:r>
      </w:del>
      <w:r w:rsidRPr="001F675F">
        <w:t xml:space="preserve"> with spatial </w:t>
      </w:r>
      <w:r w:rsidR="00407201">
        <w:t>and</w:t>
      </w:r>
      <w:r w:rsidR="00407201" w:rsidRPr="001F675F">
        <w:t xml:space="preserve"> </w:t>
      </w:r>
      <w:r w:rsidRPr="001F675F">
        <w:t>geographic information (Huisma</w:t>
      </w:r>
      <w:del w:id="72" w:author="Grau Jan, ENT-BIZ-PSR-ANA-DA" w:date="2015-11-06T20:13:00Z">
        <w:r w:rsidRPr="001F675F" w:rsidDel="00CC3113">
          <w:delText>n</w:delText>
        </w:r>
      </w:del>
      <w:r w:rsidRPr="001F675F">
        <w:t xml:space="preserve">n &amp; de By, 2009, p. 26). GIS </w:t>
      </w:r>
      <w:r w:rsidR="00407201">
        <w:t>dates back</w:t>
      </w:r>
      <w:r w:rsidRPr="001F675F">
        <w:t xml:space="preserve"> to John Snow, who</w:t>
      </w:r>
      <w:r w:rsidR="00407201">
        <w:t xml:space="preserve">, </w:t>
      </w:r>
      <w:r w:rsidR="00407201">
        <w:lastRenderedPageBreak/>
        <w:t>prior to the age of computers,</w:t>
      </w:r>
      <w:r w:rsidR="001C6ADE">
        <w:t xml:space="preserve"> </w:t>
      </w:r>
      <w:r w:rsidRPr="001F675F">
        <w:t>investigate</w:t>
      </w:r>
      <w:r w:rsidR="00407201">
        <w:t>d</w:t>
      </w:r>
      <w:r w:rsidRPr="001F675F">
        <w:t xml:space="preserve"> the spread of </w:t>
      </w:r>
      <w:r w:rsidR="00407201">
        <w:t>c</w:t>
      </w:r>
      <w:r w:rsidRPr="001F675F">
        <w:t>holera with the aid of geographic information</w:t>
      </w:r>
      <w:r w:rsidR="00407201">
        <w:t>.</w:t>
      </w:r>
      <w:r w:rsidR="00D07DAF" w:rsidRPr="001F675F">
        <w:t xml:space="preserve"> (Koch, T. &amp; Denike. K</w:t>
      </w:r>
      <w:r w:rsidR="00CB5A06" w:rsidRPr="001F675F">
        <w:t>., 2009, p. 1246ff</w:t>
      </w:r>
      <w:r w:rsidRPr="001F675F">
        <w:t>)</w:t>
      </w:r>
      <w:r w:rsidR="00D07DAF" w:rsidRPr="001F675F">
        <w:t xml:space="preserve">. Aronoff </w:t>
      </w:r>
      <w:commentRangeStart w:id="73"/>
      <w:r w:rsidR="00D07DAF" w:rsidRPr="001F675F">
        <w:t xml:space="preserve">(1989, p.32) </w:t>
      </w:r>
      <w:commentRangeEnd w:id="73"/>
      <w:r w:rsidR="00407201">
        <w:rPr>
          <w:rStyle w:val="Kommentarzeichen"/>
        </w:rPr>
        <w:commentReference w:id="73"/>
      </w:r>
      <w:r w:rsidR="00407201" w:rsidRPr="001F675F">
        <w:t>describ</w:t>
      </w:r>
      <w:r w:rsidR="00407201">
        <w:t>es</w:t>
      </w:r>
      <w:r w:rsidR="00407201" w:rsidRPr="001F675F">
        <w:t xml:space="preserve"> </w:t>
      </w:r>
      <w:r w:rsidRPr="001F675F">
        <w:t xml:space="preserve">the functions of GIS as </w:t>
      </w:r>
      <w:r w:rsidR="00F376B5">
        <w:t xml:space="preserve">any </w:t>
      </w:r>
      <w:r w:rsidRPr="001F675F">
        <w:t xml:space="preserve">system that can capture, prepare, manage, store, maintain, manipulate, analyze or present geographic or spatial data. GIS is used in different fields </w:t>
      </w:r>
      <w:del w:id="74" w:author="Grau Jan, ENT-BIZ-PSR-ANA-DA" w:date="2015-11-06T20:13:00Z">
        <w:r w:rsidRPr="001F675F" w:rsidDel="00CC3113">
          <w:delText xml:space="preserve"> </w:delText>
        </w:r>
      </w:del>
      <w:r w:rsidR="00F376B5">
        <w:t xml:space="preserve">ranging from </w:t>
      </w:r>
      <w:r w:rsidRPr="001F675F">
        <w:t>engineering</w:t>
      </w:r>
      <w:r w:rsidR="00F376B5">
        <w:t xml:space="preserve"> to </w:t>
      </w:r>
      <w:r w:rsidRPr="001F675F">
        <w:t xml:space="preserve">epidemiology </w:t>
      </w:r>
      <w:r w:rsidR="00F376B5">
        <w:t xml:space="preserve">to the </w:t>
      </w:r>
      <w:r w:rsidRPr="001F675F">
        <w:t>social and natural sciences (</w:t>
      </w:r>
      <w:r w:rsidR="000C19A3" w:rsidRPr="001F675F">
        <w:t xml:space="preserve">see Naves, L. A., Port, L. B., Correa Rosa, J. W., Casulari, L. A. &amp; Correa Rosa, J. W., 2015, p. 8; </w:t>
      </w:r>
      <w:r w:rsidR="00F31BED" w:rsidRPr="001F675F">
        <w:t>Marschalko, M., Bednarik, M. &amp; Yilmaz, I., 2012, p. 1007 or Kwan, M.-P., 2012, p. 245</w:t>
      </w:r>
      <w:r w:rsidRPr="001F675F">
        <w:t xml:space="preserve">). </w:t>
      </w:r>
      <w:r w:rsidR="00A34CA4">
        <w:t xml:space="preserve">Nevertheless, GIS is a very broad term. </w:t>
      </w:r>
    </w:p>
    <w:p w14:paraId="5100DD07" w14:textId="077AFC29" w:rsidR="003D35F5" w:rsidRPr="001F675F" w:rsidRDefault="00A34CA4" w:rsidP="00E32156">
      <w:pPr>
        <w:spacing w:line="360" w:lineRule="auto"/>
        <w:jc w:val="both"/>
      </w:pPr>
      <w:r>
        <w:t>To get a better understanding</w:t>
      </w:r>
      <w:ins w:id="75" w:author="Grau Jan, ENT-BIZ-PSR-ANA-DA" w:date="2015-11-06T20:13:00Z">
        <w:r w:rsidR="00CC3113">
          <w:t xml:space="preserve"> of</w:t>
        </w:r>
      </w:ins>
      <w:r>
        <w:t xml:space="preserve"> how Global Atlas </w:t>
      </w:r>
      <w:r w:rsidR="00F376B5">
        <w:t xml:space="preserve">utilizes this tool, </w:t>
      </w:r>
      <w:r>
        <w:t>a</w:t>
      </w:r>
      <w:r w:rsidR="003D35F5" w:rsidRPr="001F675F">
        <w:t xml:space="preserve"> simple example of a GIS is shown </w:t>
      </w:r>
      <w:r w:rsidR="00F376B5">
        <w:t xml:space="preserve">below </w:t>
      </w:r>
      <w:r w:rsidR="003D35F5" w:rsidRPr="001F675F">
        <w:t xml:space="preserve">in </w:t>
      </w:r>
      <w:r w:rsidR="00F376B5">
        <w:t>F</w:t>
      </w:r>
      <w:r>
        <w:t>igure</w:t>
      </w:r>
      <w:r w:rsidR="003D35F5" w:rsidRPr="001F675F">
        <w:t xml:space="preserve"> </w:t>
      </w:r>
      <w:r w:rsidR="00876612">
        <w:t>2</w:t>
      </w:r>
      <w:r w:rsidR="003D35F5" w:rsidRPr="001F675F">
        <w:t xml:space="preserve">. The </w:t>
      </w:r>
      <w:r w:rsidR="00F376B5">
        <w:t>g</w:t>
      </w:r>
      <w:r w:rsidR="003D35F5" w:rsidRPr="001F675F">
        <w:t>eographic data is split up in</w:t>
      </w:r>
      <w:r w:rsidR="00F376B5">
        <w:t>to</w:t>
      </w:r>
      <w:r w:rsidR="003D35F5" w:rsidRPr="001F675F">
        <w:t xml:space="preserve"> different layers with different information all belonging to the same location. In a GIS</w:t>
      </w:r>
      <w:r w:rsidR="00F376B5">
        <w:t>,</w:t>
      </w:r>
      <w:r w:rsidR="003D35F5" w:rsidRPr="001F675F">
        <w:t xml:space="preserve"> </w:t>
      </w:r>
      <w:r w:rsidR="00F376B5">
        <w:t>this</w:t>
      </w:r>
      <w:r w:rsidR="00C76BAB">
        <w:t xml:space="preserve"> </w:t>
      </w:r>
      <w:r w:rsidR="003D35F5" w:rsidRPr="001F675F">
        <w:t xml:space="preserve">data can </w:t>
      </w:r>
      <w:r w:rsidR="00F376B5">
        <w:t xml:space="preserve">be </w:t>
      </w:r>
      <w:r w:rsidR="003D35F5" w:rsidRPr="001F675F">
        <w:t xml:space="preserve">managed, stored, maintained, manipulated or analyzed on each layer. </w:t>
      </w:r>
      <w:r>
        <w:t>In terms of the Global Atlas, the different data slices can be used to analyze the area</w:t>
      </w:r>
      <w:r w:rsidR="00E34E39">
        <w:t>.</w:t>
      </w:r>
      <w:r w:rsidR="00C76BAB">
        <w:t xml:space="preserve"> </w:t>
      </w:r>
      <w:r w:rsidR="00E34E39">
        <w:t>Examples of how the Atlas can be used</w:t>
      </w:r>
      <w:ins w:id="76" w:author="Grau Jan, ENT-BIZ-PSR-ANA-DA" w:date="2015-11-06T20:14:00Z">
        <w:r w:rsidR="00CC3113">
          <w:t>,</w:t>
        </w:r>
      </w:ins>
      <w:r w:rsidR="00E34E39">
        <w:t xml:space="preserve"> inclu</w:t>
      </w:r>
      <w:ins w:id="77" w:author="Grau Jan, ENT-BIZ-PSR-ANA-DA" w:date="2015-11-06T20:14:00Z">
        <w:r w:rsidR="00CC3113">
          <w:t>de</w:t>
        </w:r>
      </w:ins>
      <w:del w:id="78" w:author="Grau Jan, ENT-BIZ-PSR-ANA-DA" w:date="2015-11-06T20:14:00Z">
        <w:r w:rsidR="00E34E39" w:rsidDel="00CC3113">
          <w:delText>ding</w:delText>
        </w:r>
      </w:del>
      <w:r w:rsidR="00E34E39">
        <w:t xml:space="preserve"> using the Atlas </w:t>
      </w:r>
      <w:r>
        <w:t xml:space="preserve">to find an area where there are several </w:t>
      </w:r>
      <w:r w:rsidR="00876612">
        <w:t>accommodations</w:t>
      </w:r>
      <w:ins w:id="79" w:author="Grau Jan, ENT-BIZ-PSR-ANA-DA" w:date="2015-11-06T20:14:00Z">
        <w:r w:rsidR="00CC3113">
          <w:t>;</w:t>
        </w:r>
      </w:ins>
      <w:del w:id="80" w:author="Grau Jan, ENT-BIZ-PSR-ANA-DA" w:date="2015-11-06T20:14:00Z">
        <w:r w:rsidDel="00CC3113">
          <w:delText>,</w:delText>
        </w:r>
      </w:del>
      <w:r>
        <w:t xml:space="preserve"> </w:t>
      </w:r>
      <w:r w:rsidR="00E34E39">
        <w:t xml:space="preserve">where </w:t>
      </w:r>
      <w:r>
        <w:t>solar power is available</w:t>
      </w:r>
      <w:ins w:id="81" w:author="Grau Jan, ENT-BIZ-PSR-ANA-DA" w:date="2015-11-06T20:14:00Z">
        <w:r w:rsidR="00CC3113">
          <w:t>;</w:t>
        </w:r>
      </w:ins>
      <w:del w:id="82" w:author="Grau Jan, ENT-BIZ-PSR-ANA-DA" w:date="2015-11-06T20:14:00Z">
        <w:r w:rsidDel="00CC3113">
          <w:delText>,</w:delText>
        </w:r>
      </w:del>
      <w:r>
        <w:t xml:space="preserve"> </w:t>
      </w:r>
      <w:r w:rsidR="00E34E39">
        <w:t xml:space="preserve">where </w:t>
      </w:r>
      <w:r>
        <w:t xml:space="preserve">a </w:t>
      </w:r>
      <w:r w:rsidR="00876612">
        <w:t>transmission</w:t>
      </w:r>
      <w:r>
        <w:t xml:space="preserve"> grid is nearby</w:t>
      </w:r>
      <w:ins w:id="83" w:author="Grau Jan, ENT-BIZ-PSR-ANA-DA" w:date="2015-11-06T20:14:00Z">
        <w:r w:rsidR="00CC3113">
          <w:t>;</w:t>
        </w:r>
      </w:ins>
      <w:del w:id="84" w:author="Grau Jan, ENT-BIZ-PSR-ANA-DA" w:date="2015-11-06T20:14:00Z">
        <w:r w:rsidDel="00CC3113">
          <w:delText>,</w:delText>
        </w:r>
      </w:del>
      <w:r>
        <w:t xml:space="preserve"> </w:t>
      </w:r>
      <w:r w:rsidR="00E34E39">
        <w:t xml:space="preserve">whether or not </w:t>
      </w:r>
      <w:r>
        <w:t>it intersect</w:t>
      </w:r>
      <w:r w:rsidR="00E34E39">
        <w:t>s</w:t>
      </w:r>
      <w:r>
        <w:t xml:space="preserve"> any illegal boundaries</w:t>
      </w:r>
      <w:ins w:id="85" w:author="Grau Jan, ENT-BIZ-PSR-ANA-DA" w:date="2015-11-06T20:15:00Z">
        <w:r w:rsidR="00CC3113">
          <w:t>;</w:t>
        </w:r>
      </w:ins>
      <w:del w:id="86" w:author="Grau Jan, ENT-BIZ-PSR-ANA-DA" w:date="2015-11-06T20:15:00Z">
        <w:r w:rsidDel="00CC3113">
          <w:delText>,</w:delText>
        </w:r>
      </w:del>
      <w:r>
        <w:t xml:space="preserve"> </w:t>
      </w:r>
      <w:r w:rsidR="00E34E39">
        <w:t xml:space="preserve">whether </w:t>
      </w:r>
      <w:r>
        <w:t>the population is dense enough</w:t>
      </w:r>
      <w:del w:id="87" w:author="Grau Jan, ENT-BIZ-PSR-ANA-DA" w:date="2015-11-06T20:15:00Z">
        <w:r w:rsidDel="00CC3113">
          <w:delText>,</w:delText>
        </w:r>
      </w:del>
      <w:ins w:id="88" w:author="Grau Jan, ENT-BIZ-PSR-ANA-DA" w:date="2015-11-06T20:15:00Z">
        <w:r w:rsidR="00CC3113">
          <w:t>;</w:t>
        </w:r>
      </w:ins>
      <w:r>
        <w:t xml:space="preserve"> </w:t>
      </w:r>
      <w:r w:rsidR="00E34E39">
        <w:t xml:space="preserve">whether or not </w:t>
      </w:r>
      <w:r>
        <w:t xml:space="preserve">there is </w:t>
      </w:r>
      <w:del w:id="89" w:author="Grau Jan, ENT-BIZ-PSR-ANA-DA" w:date="2015-11-06T20:15:00Z">
        <w:r w:rsidDel="00CC3113">
          <w:delText xml:space="preserve">no </w:delText>
        </w:r>
      </w:del>
      <w:ins w:id="90" w:author="Grau Jan, ENT-BIZ-PSR-ANA-DA" w:date="2015-11-06T20:15:00Z">
        <w:r w:rsidR="00CC3113">
          <w:t>a</w:t>
        </w:r>
        <w:r w:rsidR="00CC3113">
          <w:t xml:space="preserve"> </w:t>
        </w:r>
      </w:ins>
      <w:r>
        <w:t>bird protection area</w:t>
      </w:r>
      <w:ins w:id="91" w:author="Grau Jan, ENT-BIZ-PSR-ANA-DA" w:date="2015-11-06T20:15:00Z">
        <w:r w:rsidR="00CC3113">
          <w:t>;</w:t>
        </w:r>
      </w:ins>
      <w:del w:id="92" w:author="Grau Jan, ENT-BIZ-PSR-ANA-DA" w:date="2015-11-06T20:15:00Z">
        <w:r w:rsidR="00E34E39" w:rsidDel="00CC3113">
          <w:delText>,</w:delText>
        </w:r>
      </w:del>
      <w:r w:rsidR="00E34E39">
        <w:t xml:space="preserve"> </w:t>
      </w:r>
      <w:r>
        <w:t xml:space="preserve">or </w:t>
      </w:r>
      <w:r w:rsidR="00E34E39">
        <w:t xml:space="preserve">whether a </w:t>
      </w:r>
      <w:del w:id="93" w:author="Grau Jan, ENT-BIZ-PSR-ANA-DA" w:date="2015-11-06T20:14:00Z">
        <w:r w:rsidDel="00CC3113">
          <w:delText xml:space="preserve"> </w:delText>
        </w:r>
      </w:del>
      <w:r>
        <w:t>similar</w:t>
      </w:r>
      <w:r w:rsidR="00E34E39">
        <w:t>,</w:t>
      </w:r>
      <w:r w:rsidR="00C76BAB">
        <w:t xml:space="preserve"> </w:t>
      </w:r>
      <w:r>
        <w:t>compet</w:t>
      </w:r>
      <w:r w:rsidR="00E34E39">
        <w:t>ing</w:t>
      </w:r>
      <w:r>
        <w:t xml:space="preserve"> form of a</w:t>
      </w:r>
      <w:r w:rsidR="001B1237">
        <w:t>n</w:t>
      </w:r>
      <w:r>
        <w:t xml:space="preserve"> energy plant </w:t>
      </w:r>
      <w:r w:rsidR="00E34E39">
        <w:t xml:space="preserve">is </w:t>
      </w:r>
      <w:r>
        <w:t xml:space="preserve">nearby. These tools allow the user to </w:t>
      </w:r>
      <w:r w:rsidR="00E34E39">
        <w:t xml:space="preserve">deeply </w:t>
      </w:r>
      <w:r>
        <w:t xml:space="preserve">analyze the spatial situation </w:t>
      </w:r>
      <w:r w:rsidR="00E34E39">
        <w:t>when searching for</w:t>
      </w:r>
      <w:r>
        <w:t xml:space="preserve"> the best location. </w:t>
      </w:r>
    </w:p>
    <w:p w14:paraId="4FA989A2" w14:textId="25F82E22" w:rsidR="001503EF" w:rsidRPr="001F675F" w:rsidRDefault="004D4270" w:rsidP="00E32156">
      <w:pPr>
        <w:spacing w:line="360" w:lineRule="auto"/>
        <w:jc w:val="both"/>
      </w:pPr>
      <w:r>
        <w:rPr>
          <w:noProof/>
          <w:lang w:val="de-CH" w:eastAsia="zh-CN"/>
        </w:rPr>
        <w:drawing>
          <wp:inline distT="0" distB="0" distL="0" distR="0" wp14:anchorId="3D0E93A9" wp14:editId="5F91F513">
            <wp:extent cx="5756910" cy="2658745"/>
            <wp:effectExtent l="0" t="0" r="8890" b="825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_3.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2658745"/>
                    </a:xfrm>
                    <a:prstGeom prst="rect">
                      <a:avLst/>
                    </a:prstGeom>
                  </pic:spPr>
                </pic:pic>
              </a:graphicData>
            </a:graphic>
          </wp:inline>
        </w:drawing>
      </w:r>
    </w:p>
    <w:p w14:paraId="292C2EC9" w14:textId="3F0DAA73" w:rsidR="003D35F5" w:rsidRDefault="0080051C" w:rsidP="00E32156">
      <w:pPr>
        <w:pStyle w:val="Beschriftung"/>
        <w:jc w:val="both"/>
      </w:pPr>
      <w:bookmarkStart w:id="94" w:name="_Toc433648212"/>
      <w:r>
        <w:t xml:space="preserve">Figure </w:t>
      </w:r>
      <w:fldSimple w:instr=" SEQ Figure \* ARABIC ">
        <w:r w:rsidR="008D3461">
          <w:rPr>
            <w:noProof/>
          </w:rPr>
          <w:t>2</w:t>
        </w:r>
      </w:fldSimple>
      <w:r w:rsidRPr="00E87ACE">
        <w:t>: Embodiment of Different Layer of a GIS System, in dependence on (IN.gov, n.d.)</w:t>
      </w:r>
      <w:bookmarkEnd w:id="94"/>
      <w:r w:rsidR="00A24C03">
        <w:t xml:space="preserve"> </w:t>
      </w:r>
    </w:p>
    <w:p w14:paraId="0A50DA2B" w14:textId="77777777" w:rsidR="0080051C" w:rsidRDefault="0080051C" w:rsidP="00E32156">
      <w:pPr>
        <w:spacing w:line="360" w:lineRule="auto"/>
        <w:jc w:val="both"/>
        <w:rPr>
          <w:i/>
        </w:rPr>
      </w:pPr>
    </w:p>
    <w:p w14:paraId="6831B457" w14:textId="17BEBBBD" w:rsidR="00F2292D" w:rsidRPr="00547D1C" w:rsidRDefault="00547D1C" w:rsidP="00E32156">
      <w:pPr>
        <w:spacing w:line="360" w:lineRule="auto"/>
        <w:jc w:val="both"/>
        <w:rPr>
          <w:i/>
        </w:rPr>
      </w:pPr>
      <w:r w:rsidRPr="00547D1C">
        <w:rPr>
          <w:i/>
        </w:rPr>
        <w:t xml:space="preserve">Application </w:t>
      </w:r>
      <w:r w:rsidR="00802B4E">
        <w:rPr>
          <w:i/>
        </w:rPr>
        <w:t>of</w:t>
      </w:r>
      <w:r w:rsidR="00802B4E" w:rsidRPr="00547D1C">
        <w:rPr>
          <w:i/>
        </w:rPr>
        <w:t xml:space="preserve"> </w:t>
      </w:r>
      <w:r w:rsidRPr="00547D1C">
        <w:rPr>
          <w:i/>
        </w:rPr>
        <w:t>the Global Atlas</w:t>
      </w:r>
    </w:p>
    <w:p w14:paraId="1F0B954F" w14:textId="0934A956" w:rsidR="003D35F5" w:rsidRPr="001F675F" w:rsidRDefault="003D35F5" w:rsidP="00E32156">
      <w:pPr>
        <w:spacing w:line="360" w:lineRule="auto"/>
        <w:jc w:val="both"/>
      </w:pPr>
      <w:r w:rsidRPr="001F675F">
        <w:lastRenderedPageBreak/>
        <w:t xml:space="preserve">The Atlas itself currently consists of more than a thousand datasets </w:t>
      </w:r>
      <w:r w:rsidR="00802B4E">
        <w:t xml:space="preserve">that are used in </w:t>
      </w:r>
      <w:del w:id="95" w:author="Grau Jan, ENT-BIZ-PSR-ANA-DA" w:date="2015-11-06T20:15:00Z">
        <w:r w:rsidR="00802B4E" w:rsidDel="00CC3113">
          <w:delText xml:space="preserve">in </w:delText>
        </w:r>
      </w:del>
      <w:ins w:id="96" w:author="Grau Jan, ENT-BIZ-PSR-ANA-DA" w:date="2015-11-06T20:15:00Z">
        <w:r w:rsidR="00CC3113">
          <w:t>the</w:t>
        </w:r>
        <w:r w:rsidR="00CC3113">
          <w:t xml:space="preserve"> </w:t>
        </w:r>
      </w:ins>
      <w:r w:rsidR="00802B4E">
        <w:t xml:space="preserve">initial </w:t>
      </w:r>
      <w:r w:rsidRPr="001F675F">
        <w:t>screening of areas, where</w:t>
      </w:r>
      <w:r w:rsidR="00802B4E">
        <w:t>upon</w:t>
      </w:r>
      <w:r w:rsidRPr="001F675F">
        <w:t xml:space="preserve"> further assessment of the area can most likely be of significance. (</w:t>
      </w:r>
      <w:r w:rsidR="001503EF" w:rsidRPr="001F675F">
        <w:t>Global Atlas, 2015a</w:t>
      </w:r>
      <w:r w:rsidRPr="001F675F">
        <w:t xml:space="preserve">) </w:t>
      </w:r>
      <w:r w:rsidR="00EB25F5">
        <w:t xml:space="preserve">These datasets </w:t>
      </w:r>
      <w:del w:id="97" w:author="Grau Jan, ENT-BIZ-PSR-ANA-DA" w:date="2015-11-06T20:16:00Z">
        <w:r w:rsidR="00EB25F5" w:rsidDel="00CC3113">
          <w:delText xml:space="preserve">are </w:delText>
        </w:r>
      </w:del>
      <w:r w:rsidR="00802B4E">
        <w:t xml:space="preserve">cover </w:t>
      </w:r>
      <w:r w:rsidR="00EB25F5">
        <w:t>the whole world, so</w:t>
      </w:r>
      <w:r w:rsidR="00802B4E">
        <w:t xml:space="preserve"> </w:t>
      </w:r>
      <w:del w:id="98" w:author="Grau Jan, ENT-BIZ-PSR-ANA-DA" w:date="2015-11-06T20:16:00Z">
        <w:r w:rsidR="00802B4E" w:rsidDel="00CC3113">
          <w:delText xml:space="preserve">these </w:delText>
        </w:r>
      </w:del>
      <w:r w:rsidR="00802B4E">
        <w:t>initial</w:t>
      </w:r>
      <w:r w:rsidR="00EB25F5">
        <w:t xml:space="preserve"> screening studies can be </w:t>
      </w:r>
      <w:r w:rsidR="00B9538D">
        <w:t>conducted across the entire globe</w:t>
      </w:r>
      <w:r w:rsidR="00EB25F5">
        <w:t xml:space="preserve">. </w:t>
      </w:r>
      <w:r w:rsidRPr="001F675F">
        <w:t xml:space="preserve">In addition to the GIS tools, the Global Atlas offers prospection tools. </w:t>
      </w:r>
      <w:r w:rsidR="00EB25F5">
        <w:t>In terms of the Global Atlas</w:t>
      </w:r>
      <w:r w:rsidR="00B9538D">
        <w:t xml:space="preserve">, </w:t>
      </w:r>
      <w:r w:rsidR="00EB25F5">
        <w:t xml:space="preserve">this means that once a good location is found, the data (usually covering the energy situation) can be used in </w:t>
      </w:r>
      <w:r w:rsidR="00B9538D">
        <w:t xml:space="preserve">conjunction </w:t>
      </w:r>
      <w:r w:rsidR="00EB25F5">
        <w:t xml:space="preserve">with the fed-in tariffs or other relevant </w:t>
      </w:r>
      <w:ins w:id="99" w:author="Grau Jan, ENT-BIZ-PSR-ANA-DA" w:date="2015-11-06T20:16:00Z">
        <w:r w:rsidR="00CC3113">
          <w:t xml:space="preserve">information </w:t>
        </w:r>
      </w:ins>
      <w:r w:rsidR="00EB25F5">
        <w:t xml:space="preserve">in order to get an economic feasibility study and </w:t>
      </w:r>
      <w:r w:rsidR="00B9538D">
        <w:t xml:space="preserve">preliminary </w:t>
      </w:r>
      <w:r w:rsidR="00EB25F5">
        <w:t xml:space="preserve">financial outcome. Furthermore, </w:t>
      </w:r>
      <w:r w:rsidR="00B9538D">
        <w:t xml:space="preserve">these </w:t>
      </w:r>
      <w:r w:rsidRPr="001F675F">
        <w:t xml:space="preserve">tools allow the user to compare different spots to each other </w:t>
      </w:r>
      <w:r w:rsidR="00B9538D">
        <w:t xml:space="preserve">across multiple criteria, </w:t>
      </w:r>
      <w:r w:rsidRPr="001F675F">
        <w:t>in</w:t>
      </w:r>
      <w:r w:rsidR="00B9538D">
        <w:t>cluding</w:t>
      </w:r>
      <w:r w:rsidRPr="001F675F">
        <w:t xml:space="preserve"> financial outcome</w:t>
      </w:r>
      <w:r w:rsidR="00EB25F5">
        <w:t xml:space="preserve">, </w:t>
      </w:r>
      <w:r w:rsidR="00B9538D">
        <w:t xml:space="preserve">policy discrepancy, </w:t>
      </w:r>
      <w:r w:rsidR="00EB25F5">
        <w:t>or</w:t>
      </w:r>
      <w:r w:rsidR="00C76BAB">
        <w:t xml:space="preserve"> </w:t>
      </w:r>
      <w:r w:rsidR="00B9538D">
        <w:t>simply raw</w:t>
      </w:r>
      <w:r w:rsidR="00EB25F5">
        <w:t xml:space="preserve"> solar production</w:t>
      </w:r>
      <w:r w:rsidRPr="001F675F">
        <w:t>.</w:t>
      </w:r>
      <w:r w:rsidR="00EB25F5">
        <w:t xml:space="preserve"> </w:t>
      </w:r>
      <w:r w:rsidR="00B9538D">
        <w:t xml:space="preserve">This variety of </w:t>
      </w:r>
      <w:r w:rsidR="00EB25F5">
        <w:t xml:space="preserve">tools </w:t>
      </w:r>
      <w:r w:rsidR="00B9538D">
        <w:t xml:space="preserve">enables </w:t>
      </w:r>
      <w:r w:rsidR="00EB25F5">
        <w:t xml:space="preserve">the user to find the most suitable areas. The only </w:t>
      </w:r>
      <w:r w:rsidR="005E4A56">
        <w:t>thing</w:t>
      </w:r>
      <w:r w:rsidR="00C76BAB">
        <w:t xml:space="preserve"> </w:t>
      </w:r>
      <w:r w:rsidR="00B9538D">
        <w:t>that</w:t>
      </w:r>
      <w:r w:rsidR="005E4A56">
        <w:t xml:space="preserve"> is missing</w:t>
      </w:r>
      <w:r w:rsidR="00EB25F5">
        <w:t xml:space="preserve"> is the actual </w:t>
      </w:r>
      <w:r w:rsidR="005E4A56">
        <w:t>ground measuring, which is need</w:t>
      </w:r>
      <w:r w:rsidR="00B9538D">
        <w:t>ed</w:t>
      </w:r>
      <w:r w:rsidR="005E4A56">
        <w:t xml:space="preserve"> to get the bankable data for projects </w:t>
      </w:r>
      <w:r w:rsidR="003720B6">
        <w:t>that are</w:t>
      </w:r>
      <w:r w:rsidR="00C76BAB">
        <w:t xml:space="preserve"> </w:t>
      </w:r>
      <w:r w:rsidR="005E4A56">
        <w:t>financed by a bank</w:t>
      </w:r>
      <w:r w:rsidR="004B6140">
        <w:t xml:space="preserve"> or another financial institut</w:t>
      </w:r>
      <w:r w:rsidR="003720B6">
        <w:t xml:space="preserve">ion; </w:t>
      </w:r>
      <w:del w:id="100" w:author="Grau Jan, ENT-BIZ-PSR-ANA-DA" w:date="2015-11-06T20:16:00Z">
        <w:r w:rsidR="005E4A56" w:rsidDel="00CC3113">
          <w:delText xml:space="preserve"> </w:delText>
        </w:r>
      </w:del>
      <w:r w:rsidR="00FA78AB">
        <w:t>(P. Kenol, interview, August 6</w:t>
      </w:r>
      <w:r w:rsidR="00FA78AB" w:rsidRPr="00FA78AB">
        <w:rPr>
          <w:vertAlign w:val="superscript"/>
        </w:rPr>
        <w:t>th</w:t>
      </w:r>
      <w:r w:rsidR="005E4A56">
        <w:t>, 2015)</w:t>
      </w:r>
      <w:r w:rsidR="00EB25F5">
        <w:t xml:space="preserve">. </w:t>
      </w:r>
      <w:r w:rsidR="00C76BAB">
        <w:t>T</w:t>
      </w:r>
      <w:r w:rsidR="00EB25F5">
        <w:t xml:space="preserve">he Global Atlas at the moment only </w:t>
      </w:r>
      <w:r w:rsidR="00C76BAB">
        <w:t xml:space="preserve">contains </w:t>
      </w:r>
      <w:r w:rsidR="00EB25F5">
        <w:t xml:space="preserve">non-bankable data. </w:t>
      </w:r>
      <w:r w:rsidR="003720B6">
        <w:t>Since d</w:t>
      </w:r>
      <w:r w:rsidR="00EB25F5">
        <w:t xml:space="preserve">ata that </w:t>
      </w:r>
      <w:del w:id="101" w:author="Grau Jan, ENT-BIZ-PSR-ANA-DA" w:date="2015-11-06T20:16:00Z">
        <w:r w:rsidR="00EB25F5" w:rsidDel="00CC3113">
          <w:delText>can be</w:delText>
        </w:r>
      </w:del>
      <w:ins w:id="102" w:author="Grau Jan, ENT-BIZ-PSR-ANA-DA" w:date="2015-11-06T20:16:00Z">
        <w:r w:rsidR="00CC3113">
          <w:t>is</w:t>
        </w:r>
      </w:ins>
      <w:r w:rsidR="00EB25F5">
        <w:t xml:space="preserve"> used in order to apply for financing or fund</w:t>
      </w:r>
      <w:r w:rsidR="00A22280">
        <w:t xml:space="preserve">s </w:t>
      </w:r>
      <w:del w:id="103" w:author="Grau Jan, ENT-BIZ-PSR-ANA-DA" w:date="2015-11-06T20:17:00Z">
        <w:r w:rsidR="00A22280" w:rsidDel="00CC3113">
          <w:delText xml:space="preserve">are </w:delText>
        </w:r>
      </w:del>
      <w:ins w:id="104" w:author="Grau Jan, ENT-BIZ-PSR-ANA-DA" w:date="2015-11-06T20:17:00Z">
        <w:r w:rsidR="00CC3113">
          <w:t>is</w:t>
        </w:r>
        <w:r w:rsidR="00CC3113">
          <w:t xml:space="preserve"> </w:t>
        </w:r>
      </w:ins>
      <w:r w:rsidR="00A22280">
        <w:t>only allowed when there is an on-site measurement available</w:t>
      </w:r>
      <w:r w:rsidR="003720B6">
        <w:t xml:space="preserve">, </w:t>
      </w:r>
      <w:r w:rsidR="00A22280">
        <w:t>the Global Atlas is only a first</w:t>
      </w:r>
      <w:r w:rsidR="003720B6">
        <w:t>-</w:t>
      </w:r>
      <w:r w:rsidR="00A22280">
        <w:t>screening tool.</w:t>
      </w:r>
    </w:p>
    <w:p w14:paraId="543CD2A8" w14:textId="3C6A5A76" w:rsidR="00547D1C" w:rsidRPr="00547D1C" w:rsidRDefault="00547D1C" w:rsidP="00E32156">
      <w:pPr>
        <w:spacing w:line="360" w:lineRule="auto"/>
        <w:jc w:val="both"/>
        <w:rPr>
          <w:i/>
        </w:rPr>
      </w:pPr>
      <w:r w:rsidRPr="00547D1C">
        <w:rPr>
          <w:i/>
        </w:rPr>
        <w:t>Open Geospatial Consortium</w:t>
      </w:r>
    </w:p>
    <w:p w14:paraId="1A6BCBB2" w14:textId="6F4ED09D" w:rsidR="003D35F5" w:rsidRDefault="003D35F5" w:rsidP="00E32156">
      <w:pPr>
        <w:spacing w:line="360" w:lineRule="auto"/>
        <w:jc w:val="both"/>
      </w:pPr>
      <w:r w:rsidRPr="001F675F">
        <w:t>Moreover, the Global Atlas is a member of the Open Geospatial Consortium (</w:t>
      </w:r>
      <w:r w:rsidR="0040699B" w:rsidRPr="001F675F">
        <w:t>OGC, 2014</w:t>
      </w:r>
      <w:r w:rsidRPr="001F675F">
        <w:t>). The Open Geospatial Consortium (OGC)</w:t>
      </w:r>
      <w:r w:rsidR="00657642">
        <w:t xml:space="preserve"> comprises</w:t>
      </w:r>
      <w:r w:rsidR="00C76BAB">
        <w:t xml:space="preserve"> </w:t>
      </w:r>
      <w:r w:rsidRPr="001F675F">
        <w:t xml:space="preserve">518 companies, government agencies and universities and is an international industry consortium with the goal </w:t>
      </w:r>
      <w:r w:rsidR="00657642">
        <w:t>of</w:t>
      </w:r>
      <w:r w:rsidRPr="001F675F">
        <w:t xml:space="preserve"> </w:t>
      </w:r>
      <w:r w:rsidR="00657642">
        <w:t>developing</w:t>
      </w:r>
      <w:r w:rsidRPr="001F675F">
        <w:t xml:space="preserve"> a publicly available</w:t>
      </w:r>
      <w:r w:rsidR="00657642">
        <w:t>, standard</w:t>
      </w:r>
      <w:r w:rsidRPr="001F675F">
        <w:t xml:space="preserve"> interface </w:t>
      </w:r>
      <w:r w:rsidR="0040699B" w:rsidRPr="001F675F">
        <w:t>for GIS information (OGC, 2015</w:t>
      </w:r>
      <w:r w:rsidR="00575714" w:rsidRPr="001F675F">
        <w:t>a</w:t>
      </w:r>
      <w:r w:rsidRPr="001F675F">
        <w:t xml:space="preserve">). In order to develop an international standard as well as </w:t>
      </w:r>
      <w:r w:rsidR="00657642">
        <w:t xml:space="preserve">to </w:t>
      </w:r>
      <w:r w:rsidR="00657642" w:rsidRPr="001F675F">
        <w:t>promot</w:t>
      </w:r>
      <w:r w:rsidR="00657642">
        <w:t>e</w:t>
      </w:r>
      <w:r w:rsidR="00657642" w:rsidRPr="001F675F">
        <w:t xml:space="preserve"> </w:t>
      </w:r>
      <w:r w:rsidRPr="001F675F">
        <w:t>geospatial interoperability</w:t>
      </w:r>
      <w:r w:rsidR="00657642">
        <w:t xml:space="preserve">, </w:t>
      </w:r>
      <w:r w:rsidRPr="001F675F">
        <w:t xml:space="preserve">the consortium established the OGC standards. </w:t>
      </w:r>
      <w:r w:rsidR="005F6834">
        <w:t>Being a member of the OGC is another step toward</w:t>
      </w:r>
      <w:ins w:id="105" w:author="Grau Jan, ENT-BIZ-PSR-ANA-DA" w:date="2015-11-06T20:17:00Z">
        <w:r w:rsidR="00CC3113">
          <w:t>s</w:t>
        </w:r>
      </w:ins>
      <w:r w:rsidR="005F6834">
        <w:t xml:space="preserve"> the mission of the Global Atlas</w:t>
      </w:r>
      <w:ins w:id="106" w:author="Grau Jan, ENT-BIZ-PSR-ANA-DA" w:date="2015-11-06T20:17:00Z">
        <w:r w:rsidR="00CC3113">
          <w:t xml:space="preserve"> in that</w:t>
        </w:r>
      </w:ins>
      <w:del w:id="107" w:author="Grau Jan, ENT-BIZ-PSR-ANA-DA" w:date="2015-11-06T20:17:00Z">
        <w:r w:rsidR="005F6834" w:rsidDel="00CC3113">
          <w:delText>;</w:delText>
        </w:r>
      </w:del>
      <w:r w:rsidR="005F6834">
        <w:t xml:space="preserve"> it </w:t>
      </w:r>
      <w:r w:rsidRPr="001F675F">
        <w:t>allows the Global Atlas to provide an open standard</w:t>
      </w:r>
      <w:r w:rsidR="00657642">
        <w:t>, which</w:t>
      </w:r>
      <w:r w:rsidR="00A22280">
        <w:t xml:space="preserve"> better integrate</w:t>
      </w:r>
      <w:r w:rsidR="00657642">
        <w:t>s</w:t>
      </w:r>
      <w:r w:rsidR="00A22280">
        <w:t xml:space="preserve"> new maps into their </w:t>
      </w:r>
      <w:r w:rsidR="00657642">
        <w:t xml:space="preserve">database </w:t>
      </w:r>
      <w:r w:rsidR="00A22280">
        <w:t xml:space="preserve">as well as </w:t>
      </w:r>
      <w:r w:rsidR="00657642">
        <w:t xml:space="preserve">furthers the use of </w:t>
      </w:r>
      <w:r w:rsidR="00A22280">
        <w:t xml:space="preserve"> their information specialized systems. </w:t>
      </w:r>
    </w:p>
    <w:p w14:paraId="638B833D" w14:textId="5A364F3A" w:rsidR="00A22280" w:rsidRPr="001F675F" w:rsidRDefault="00A22280" w:rsidP="00E32156">
      <w:pPr>
        <w:spacing w:line="360" w:lineRule="auto"/>
        <w:jc w:val="both"/>
      </w:pPr>
      <w:r>
        <w:t xml:space="preserve">This chapter was able to show the system and capabilities of the Global Atlas. Based on a Geographic Information System, </w:t>
      </w:r>
      <w:r w:rsidR="00C76BAB">
        <w:t xml:space="preserve">the </w:t>
      </w:r>
      <w:r w:rsidR="00930806">
        <w:t xml:space="preserve">Global Atlas </w:t>
      </w:r>
      <w:r>
        <w:t xml:space="preserve">allows the user to find the </w:t>
      </w:r>
      <w:r w:rsidR="00930806">
        <w:t xml:space="preserve">optimal </w:t>
      </w:r>
      <w:r>
        <w:t xml:space="preserve">location for </w:t>
      </w:r>
      <w:r w:rsidR="00930806">
        <w:t xml:space="preserve">building an </w:t>
      </w:r>
      <w:r>
        <w:t>energy plant. Addition</w:t>
      </w:r>
      <w:r w:rsidR="00C76BAB">
        <w:t xml:space="preserve">al </w:t>
      </w:r>
      <w:r w:rsidR="00930806">
        <w:t>tools, such</w:t>
      </w:r>
      <w:r>
        <w:t xml:space="preserve"> as an economic feasibility tool</w:t>
      </w:r>
      <w:r w:rsidR="00930806">
        <w:t>, catalyzes</w:t>
      </w:r>
      <w:r>
        <w:t xml:space="preserve"> </w:t>
      </w:r>
      <w:r w:rsidR="00930806">
        <w:t xml:space="preserve">further the </w:t>
      </w:r>
      <w:r>
        <w:t>us</w:t>
      </w:r>
      <w:r w:rsidR="00930806">
        <w:t>e</w:t>
      </w:r>
      <w:r>
        <w:t xml:space="preserve"> </w:t>
      </w:r>
      <w:r w:rsidR="00930806">
        <w:t xml:space="preserve">of </w:t>
      </w:r>
      <w:r>
        <w:t xml:space="preserve">the data </w:t>
      </w:r>
      <w:r w:rsidR="00930806">
        <w:t xml:space="preserve">that the Global Atlas provides. </w:t>
      </w:r>
      <w:r>
        <w:t>Another way t</w:t>
      </w:r>
      <w:r w:rsidR="00930806">
        <w:t>hat</w:t>
      </w:r>
      <w:r>
        <w:t xml:space="preserve"> open</w:t>
      </w:r>
      <w:r w:rsidR="00930806">
        <w:t>s</w:t>
      </w:r>
      <w:r>
        <w:t xml:space="preserve"> up the usage of the Global Atlas is </w:t>
      </w:r>
      <w:r w:rsidR="00930806">
        <w:t xml:space="preserve">its </w:t>
      </w:r>
      <w:r>
        <w:t>membership with the Open Geospatial Consortium, which</w:t>
      </w:r>
      <w:r w:rsidR="00930806">
        <w:t>, through open standards,</w:t>
      </w:r>
      <w:r w:rsidR="005E4A56">
        <w:t xml:space="preserve"> </w:t>
      </w:r>
      <w:r w:rsidR="00930806">
        <w:t xml:space="preserve">connects </w:t>
      </w:r>
      <w:r>
        <w:t>the Global Atlas</w:t>
      </w:r>
      <w:r w:rsidR="00930806">
        <w:t xml:space="preserve">, </w:t>
      </w:r>
      <w:r>
        <w:t>with the system of renewable energy on a set standard basis.</w:t>
      </w:r>
    </w:p>
    <w:p w14:paraId="3772C478" w14:textId="4FB5D459" w:rsidR="001F675F" w:rsidRDefault="00272AD4" w:rsidP="00E32156">
      <w:pPr>
        <w:pStyle w:val="berschrift2"/>
        <w:jc w:val="both"/>
      </w:pPr>
      <w:bookmarkStart w:id="108" w:name="_Toc434241884"/>
      <w:r w:rsidRPr="006F6CA6">
        <w:rPr>
          <w:color w:val="808080" w:themeColor="background1" w:themeShade="80"/>
        </w:rPr>
        <w:lastRenderedPageBreak/>
        <w:t>2</w:t>
      </w:r>
      <w:r w:rsidR="007E3914" w:rsidRPr="006F6CA6">
        <w:rPr>
          <w:color w:val="808080" w:themeColor="background1" w:themeShade="80"/>
        </w:rPr>
        <w:t>.3</w:t>
      </w:r>
      <w:r w:rsidR="001F675F" w:rsidRPr="006F6CA6">
        <w:rPr>
          <w:color w:val="808080" w:themeColor="background1" w:themeShade="80"/>
        </w:rPr>
        <w:t xml:space="preserve"> Users</w:t>
      </w:r>
      <w:bookmarkEnd w:id="108"/>
    </w:p>
    <w:p w14:paraId="0C6E7EDE" w14:textId="3DA5F6F2" w:rsidR="00A22280" w:rsidRDefault="00A22280" w:rsidP="00E32156">
      <w:pPr>
        <w:spacing w:line="360" w:lineRule="auto"/>
        <w:jc w:val="both"/>
      </w:pPr>
      <w:r>
        <w:t>In this section</w:t>
      </w:r>
      <w:ins w:id="109" w:author="Grau Jan, ENT-BIZ-PSR-ANA-DA" w:date="2015-11-06T20:18:00Z">
        <w:r w:rsidR="00CC3113">
          <w:t>,</w:t>
        </w:r>
      </w:ins>
      <w:r>
        <w:t xml:space="preserve"> the (potential) user of the Global Atlas is described. </w:t>
      </w:r>
      <w:r w:rsidR="004B6140">
        <w:t>Following</w:t>
      </w:r>
      <w:r w:rsidR="00813664">
        <w:t xml:space="preserve">, the needs and demands of the user will be outlined. The analysis is done through examining different end-user surveys published by the Global Atlas as well as information from an interview with </w:t>
      </w:r>
      <w:r w:rsidR="00930806">
        <w:t xml:space="preserve">the Associate Program Officer of the Global Atlas, </w:t>
      </w:r>
      <w:r w:rsidR="00813664">
        <w:t>Abdulmalik Oricha Ali.</w:t>
      </w:r>
    </w:p>
    <w:p w14:paraId="1CB0B0C2" w14:textId="32A353ED" w:rsidR="006E6423" w:rsidRPr="001F675F" w:rsidRDefault="003D35F5" w:rsidP="00E32156">
      <w:pPr>
        <w:spacing w:line="360" w:lineRule="auto"/>
        <w:jc w:val="both"/>
      </w:pPr>
      <w:r w:rsidRPr="001F675F">
        <w:t xml:space="preserve">The Atlas </w:t>
      </w:r>
      <w:r w:rsidR="00930806">
        <w:t xml:space="preserve">was </w:t>
      </w:r>
      <w:r w:rsidRPr="001F675F">
        <w:t xml:space="preserve">developed to serve policy makers, investors at all scales, people </w:t>
      </w:r>
      <w:r w:rsidR="00576952">
        <w:t xml:space="preserve">who are </w:t>
      </w:r>
      <w:r w:rsidRPr="001F675F">
        <w:t xml:space="preserve">interested in renewable energy </w:t>
      </w:r>
      <w:commentRangeStart w:id="110"/>
      <w:r w:rsidRPr="001F675F">
        <w:t>in any way</w:t>
      </w:r>
      <w:ins w:id="111" w:author="Grau Jan, ENT-BIZ-PSR-ANA-DA" w:date="2015-11-06T20:18:00Z">
        <w:r w:rsidR="00CC3113">
          <w:t>,</w:t>
        </w:r>
      </w:ins>
      <w:r w:rsidRPr="001F675F">
        <w:t xml:space="preserve"> </w:t>
      </w:r>
      <w:commentRangeEnd w:id="110"/>
      <w:r w:rsidR="00576952">
        <w:rPr>
          <w:rStyle w:val="Kommentarzeichen"/>
        </w:rPr>
        <w:commentReference w:id="110"/>
      </w:r>
      <w:r w:rsidRPr="001F675F">
        <w:t>as well as educators (</w:t>
      </w:r>
      <w:r w:rsidR="00AB3652" w:rsidRPr="001F675F">
        <w:t xml:space="preserve">A. O. </w:t>
      </w:r>
      <w:r w:rsidRPr="001F675F">
        <w:t>Ali,</w:t>
      </w:r>
      <w:r w:rsidR="00FA78AB">
        <w:t xml:space="preserve"> interview, July 7</w:t>
      </w:r>
      <w:del w:id="112" w:author="Grau Jan, ENT-BIZ-PSR-ANA-DA" w:date="2015-11-06T20:18:00Z">
        <w:r w:rsidR="00FA78AB" w:rsidRPr="00FA78AB" w:rsidDel="00CC3113">
          <w:rPr>
            <w:vertAlign w:val="superscript"/>
          </w:rPr>
          <w:delText>th</w:delText>
        </w:r>
      </w:del>
      <w:r w:rsidR="00AB3652" w:rsidRPr="001F675F">
        <w:t>,</w:t>
      </w:r>
      <w:r w:rsidRPr="001F675F">
        <w:t xml:space="preserve"> 2015). The End User Survey also pointed out opportunities for energy agencies, local communities, consultants, NGOs and </w:t>
      </w:r>
      <w:r w:rsidR="00576952">
        <w:t>a</w:t>
      </w:r>
      <w:r w:rsidRPr="001F675F">
        <w:t xml:space="preserve">cademics to use the Global Atlas for their work. </w:t>
      </w:r>
      <w:r w:rsidR="007E3914" w:rsidRPr="001F675F">
        <w:t xml:space="preserve">A. O. Ali </w:t>
      </w:r>
      <w:commentRangeStart w:id="113"/>
      <w:r w:rsidR="007E3914" w:rsidRPr="001F675F">
        <w:t>(</w:t>
      </w:r>
      <w:ins w:id="114" w:author="Grau Jan, ENT-BIZ-PSR-ANA-DA" w:date="2015-11-06T20:18:00Z">
        <w:r w:rsidR="00CC3113">
          <w:t xml:space="preserve">interview, </w:t>
        </w:r>
      </w:ins>
      <w:r w:rsidR="007E3914" w:rsidRPr="001F675F">
        <w:t xml:space="preserve">2015) </w:t>
      </w:r>
      <w:commentRangeEnd w:id="113"/>
      <w:r w:rsidR="00576952">
        <w:rPr>
          <w:rStyle w:val="Kommentarzeichen"/>
        </w:rPr>
        <w:commentReference w:id="113"/>
      </w:r>
      <w:del w:id="115" w:author="Grau Jan, ENT-BIZ-PSR-ANA-DA" w:date="2015-11-06T20:18:00Z">
        <w:r w:rsidR="007E3914" w:rsidRPr="001F675F" w:rsidDel="00CC3113">
          <w:delText xml:space="preserve">furthermore </w:delText>
        </w:r>
      </w:del>
      <w:ins w:id="116" w:author="Grau Jan, ENT-BIZ-PSR-ANA-DA" w:date="2015-11-06T20:18:00Z">
        <w:r w:rsidR="00CC3113">
          <w:t>further</w:t>
        </w:r>
        <w:r w:rsidR="00CC3113" w:rsidRPr="001F675F">
          <w:t xml:space="preserve"> </w:t>
        </w:r>
      </w:ins>
      <w:r w:rsidR="007E3914" w:rsidRPr="001F675F">
        <w:t xml:space="preserve">states, that the explicit goal of the Atlas is to make the Atlas useable </w:t>
      </w:r>
      <w:r w:rsidR="00576952">
        <w:t>for</w:t>
      </w:r>
      <w:r w:rsidR="00576952" w:rsidRPr="001F675F">
        <w:t xml:space="preserve"> </w:t>
      </w:r>
      <w:r w:rsidR="007E3914" w:rsidRPr="001F675F">
        <w:t>everyone, not only</w:t>
      </w:r>
      <w:r w:rsidR="007E3914">
        <w:t xml:space="preserve"> </w:t>
      </w:r>
      <w:r w:rsidR="00576952">
        <w:t>for</w:t>
      </w:r>
      <w:r w:rsidR="00576952" w:rsidRPr="001F675F">
        <w:t xml:space="preserve"> </w:t>
      </w:r>
      <w:r w:rsidR="007E3914" w:rsidRPr="001F675F">
        <w:t xml:space="preserve">the specialists in the field. </w:t>
      </w:r>
      <w:r w:rsidRPr="001F675F">
        <w:t>The two main user groups</w:t>
      </w:r>
      <w:r w:rsidR="00576952">
        <w:t>,</w:t>
      </w:r>
      <w:r w:rsidRPr="001F675F">
        <w:t xml:space="preserve"> however, consist of policy maker</w:t>
      </w:r>
      <w:r w:rsidR="00576952">
        <w:t>s</w:t>
      </w:r>
      <w:r w:rsidRPr="001F675F">
        <w:t xml:space="preserve"> and investors</w:t>
      </w:r>
      <w:r w:rsidR="00E473DA" w:rsidRPr="001F675F">
        <w:t xml:space="preserve"> (</w:t>
      </w:r>
      <w:r w:rsidR="00AB3652" w:rsidRPr="001F675F">
        <w:t>IRENA, 2012, p. 1</w:t>
      </w:r>
      <w:r w:rsidR="00E473DA" w:rsidRPr="001F675F">
        <w:t>)</w:t>
      </w:r>
      <w:r w:rsidRPr="001F675F">
        <w:t xml:space="preserve">. </w:t>
      </w:r>
      <w:r w:rsidR="00AB3652" w:rsidRPr="001F675F">
        <w:t xml:space="preserve">A. O. </w:t>
      </w:r>
      <w:r w:rsidRPr="001F675F">
        <w:t xml:space="preserve">Ali </w:t>
      </w:r>
      <w:commentRangeStart w:id="117"/>
      <w:r w:rsidRPr="001F675F">
        <w:t>(</w:t>
      </w:r>
      <w:r w:rsidR="00FA78AB">
        <w:t>interview, July 7</w:t>
      </w:r>
      <w:del w:id="118" w:author="Grau Jan, ENT-BIZ-PSR-ANA-DA" w:date="2015-11-06T20:19:00Z">
        <w:r w:rsidR="00FA78AB" w:rsidRPr="00FA78AB" w:rsidDel="00CC3113">
          <w:rPr>
            <w:vertAlign w:val="superscript"/>
          </w:rPr>
          <w:delText>th</w:delText>
        </w:r>
      </w:del>
      <w:r w:rsidR="00AB3652" w:rsidRPr="001F675F">
        <w:t xml:space="preserve">, </w:t>
      </w:r>
      <w:r w:rsidRPr="001F675F">
        <w:t xml:space="preserve">2015) </w:t>
      </w:r>
      <w:commentRangeEnd w:id="117"/>
      <w:r w:rsidR="00576952">
        <w:rPr>
          <w:rStyle w:val="Kommentarzeichen"/>
        </w:rPr>
        <w:commentReference w:id="117"/>
      </w:r>
      <w:del w:id="119" w:author="Grau Jan, ENT-BIZ-PSR-ANA-DA" w:date="2015-11-06T20:19:00Z">
        <w:r w:rsidRPr="001F675F" w:rsidDel="00CC3113">
          <w:delText xml:space="preserve">remarks </w:delText>
        </w:r>
      </w:del>
      <w:ins w:id="120" w:author="Grau Jan, ENT-BIZ-PSR-ANA-DA" w:date="2015-11-06T20:19:00Z">
        <w:r w:rsidR="00CC3113">
          <w:t>concludes</w:t>
        </w:r>
        <w:r w:rsidR="00CC3113" w:rsidRPr="001F675F">
          <w:t xml:space="preserve"> </w:t>
        </w:r>
      </w:ins>
      <w:r w:rsidRPr="001F675F">
        <w:t>that</w:t>
      </w:r>
      <w:ins w:id="121" w:author="Grau Jan, ENT-BIZ-PSR-ANA-DA" w:date="2015-11-06T20:19:00Z">
        <w:r w:rsidR="00CC3113">
          <w:t>,</w:t>
        </w:r>
      </w:ins>
      <w:r w:rsidRPr="001F675F">
        <w:t xml:space="preserve"> despite their different </w:t>
      </w:r>
      <w:r w:rsidR="00E473DA" w:rsidRPr="001F675F">
        <w:t>goals,</w:t>
      </w:r>
      <w:r w:rsidRPr="001F675F">
        <w:t xml:space="preserve"> </w:t>
      </w:r>
      <w:r w:rsidR="00576952">
        <w:t>policy makers and investors</w:t>
      </w:r>
      <w:r w:rsidR="00576952" w:rsidRPr="001F675F">
        <w:t xml:space="preserve"> </w:t>
      </w:r>
      <w:r w:rsidRPr="001F675F">
        <w:t xml:space="preserve">share </w:t>
      </w:r>
      <w:r w:rsidR="00E473DA" w:rsidRPr="001F675F">
        <w:t xml:space="preserve">similar interests. </w:t>
      </w:r>
    </w:p>
    <w:p w14:paraId="37A09D1B" w14:textId="77777777" w:rsidR="006D69B2" w:rsidRDefault="00E473DA" w:rsidP="00E32156">
      <w:pPr>
        <w:spacing w:line="360" w:lineRule="auto"/>
        <w:jc w:val="both"/>
        <w:rPr>
          <w:ins w:id="122" w:author="Grau Jan, ENT-BIZ-PSR-ANA-DA" w:date="2015-11-06T20:22:00Z"/>
        </w:rPr>
      </w:pPr>
      <w:r w:rsidRPr="001F675F">
        <w:t>One common interest shared by the two groups is the requirement for maps with information on the potential of renewable energy. The policy maker need</w:t>
      </w:r>
      <w:r w:rsidR="00576952">
        <w:t>s</w:t>
      </w:r>
      <w:r w:rsidRPr="001F675F">
        <w:t xml:space="preserve"> the map in order to plan further actions concerning energy security, economic growth, climate change or new energy diversifying </w:t>
      </w:r>
      <w:del w:id="123" w:author="Grau Jan, ENT-BIZ-PSR-ANA-DA" w:date="2015-11-06T20:19:00Z">
        <w:r w:rsidRPr="001F675F" w:rsidDel="006D69B2">
          <w:delText xml:space="preserve">strategy </w:delText>
        </w:r>
      </w:del>
      <w:ins w:id="124" w:author="Grau Jan, ENT-BIZ-PSR-ANA-DA" w:date="2015-11-06T20:19:00Z">
        <w:r w:rsidR="006D69B2">
          <w:t>strategies</w:t>
        </w:r>
        <w:r w:rsidR="006D69B2" w:rsidRPr="001F675F">
          <w:t xml:space="preserve"> </w:t>
        </w:r>
      </w:ins>
      <w:r w:rsidR="00FA78AB">
        <w:t>(A. O. Ali, interview, July 7</w:t>
      </w:r>
      <w:del w:id="125" w:author="Grau Jan, ENT-BIZ-PSR-ANA-DA" w:date="2015-11-06T20:20:00Z">
        <w:r w:rsidR="00FA78AB" w:rsidRPr="00FA78AB" w:rsidDel="006D69B2">
          <w:rPr>
            <w:vertAlign w:val="superscript"/>
          </w:rPr>
          <w:delText>th</w:delText>
        </w:r>
      </w:del>
      <w:r w:rsidR="00AB3652" w:rsidRPr="001F675F">
        <w:t xml:space="preserve">, 2015). </w:t>
      </w:r>
      <w:r w:rsidRPr="001F675F">
        <w:t>The investors need to start looking for a good investment opportunity</w:t>
      </w:r>
      <w:r w:rsidR="00576952">
        <w:t>, which</w:t>
      </w:r>
      <w:r w:rsidRPr="001F675F">
        <w:t xml:space="preserve"> </w:t>
      </w:r>
      <w:del w:id="126" w:author="Grau Jan, ENT-BIZ-PSR-ANA-DA" w:date="2015-11-06T20:20:00Z">
        <w:r w:rsidRPr="001F675F" w:rsidDel="006D69B2">
          <w:delText>makes a first</w:delText>
        </w:r>
      </w:del>
      <w:ins w:id="127" w:author="Grau Jan, ENT-BIZ-PSR-ANA-DA" w:date="2015-11-06T20:20:00Z">
        <w:r w:rsidR="006D69B2">
          <w:t>begins with an initial</w:t>
        </w:r>
      </w:ins>
      <w:r w:rsidRPr="001F675F">
        <w:t xml:space="preserve"> screening across all possible countries necessary </w:t>
      </w:r>
      <w:r w:rsidR="00576952">
        <w:t>f</w:t>
      </w:r>
      <w:r w:rsidR="00576952" w:rsidRPr="001F675F">
        <w:t>o</w:t>
      </w:r>
      <w:r w:rsidR="00576952">
        <w:t>r</w:t>
      </w:r>
      <w:r w:rsidR="00576952" w:rsidRPr="001F675F">
        <w:t xml:space="preserve"> </w:t>
      </w:r>
      <w:r w:rsidRPr="001F675F">
        <w:t xml:space="preserve">all the investors. They start by looking </w:t>
      </w:r>
      <w:ins w:id="128" w:author="Grau Jan, ENT-BIZ-PSR-ANA-DA" w:date="2015-11-06T20:21:00Z">
        <w:r w:rsidR="006D69B2">
          <w:t xml:space="preserve">at </w:t>
        </w:r>
      </w:ins>
      <w:r w:rsidRPr="001F675F">
        <w:t>which country</w:t>
      </w:r>
      <w:r w:rsidR="00C76BAB">
        <w:t>/</w:t>
      </w:r>
      <w:r w:rsidRPr="001F675F">
        <w:t xml:space="preserve">region would be the most feasible one. Furthermore, they need this information </w:t>
      </w:r>
      <w:r w:rsidR="00576952">
        <w:t xml:space="preserve">in order </w:t>
      </w:r>
      <w:r w:rsidRPr="001F675F">
        <w:t>to be trustworthy</w:t>
      </w:r>
      <w:del w:id="129" w:author="Grau Jan, ENT-BIZ-PSR-ANA-DA" w:date="2015-11-06T20:21:00Z">
        <w:r w:rsidRPr="001F675F" w:rsidDel="006D69B2">
          <w:delText>,</w:delText>
        </w:r>
      </w:del>
      <w:ins w:id="130" w:author="Grau Jan, ENT-BIZ-PSR-ANA-DA" w:date="2015-11-06T20:21:00Z">
        <w:r w:rsidR="006D69B2">
          <w:t>;</w:t>
        </w:r>
      </w:ins>
      <w:r w:rsidRPr="001F675F">
        <w:t xml:space="preserve"> because putting more research into a region without any possibilities </w:t>
      </w:r>
      <w:del w:id="131" w:author="Grau Jan, ENT-BIZ-PSR-ANA-DA" w:date="2015-11-06T20:21:00Z">
        <w:r w:rsidRPr="001F675F" w:rsidDel="006D69B2">
          <w:delText xml:space="preserve">to </w:delText>
        </w:r>
      </w:del>
      <w:ins w:id="132" w:author="Grau Jan, ENT-BIZ-PSR-ANA-DA" w:date="2015-11-06T20:21:00Z">
        <w:r w:rsidR="006D69B2">
          <w:t>of</w:t>
        </w:r>
        <w:r w:rsidR="006D69B2" w:rsidRPr="001F675F">
          <w:t xml:space="preserve"> </w:t>
        </w:r>
      </w:ins>
      <w:r w:rsidRPr="001F675F">
        <w:t>build</w:t>
      </w:r>
      <w:ins w:id="133" w:author="Grau Jan, ENT-BIZ-PSR-ANA-DA" w:date="2015-11-06T20:21:00Z">
        <w:r w:rsidR="006D69B2">
          <w:t>ing</w:t>
        </w:r>
      </w:ins>
      <w:r w:rsidRPr="001F675F">
        <w:t xml:space="preserve"> a plan</w:t>
      </w:r>
      <w:r w:rsidR="00576952">
        <w:t>t</w:t>
      </w:r>
      <w:r w:rsidRPr="001F675F">
        <w:t xml:space="preserve"> is lost money </w:t>
      </w:r>
      <w:r w:rsidR="00FA78AB">
        <w:t>(A. O. Ali, interview, July 7</w:t>
      </w:r>
      <w:del w:id="134" w:author="Grau Jan, ENT-BIZ-PSR-ANA-DA" w:date="2015-11-06T20:20:00Z">
        <w:r w:rsidR="00FA78AB" w:rsidRPr="00FA78AB" w:rsidDel="006D69B2">
          <w:rPr>
            <w:vertAlign w:val="superscript"/>
          </w:rPr>
          <w:delText>th</w:delText>
        </w:r>
      </w:del>
      <w:r w:rsidR="00AB3652" w:rsidRPr="001F675F">
        <w:t xml:space="preserve">, 2015). </w:t>
      </w:r>
    </w:p>
    <w:p w14:paraId="5E3D710D" w14:textId="77777777" w:rsidR="006D69B2" w:rsidRDefault="0060556A" w:rsidP="00E32156">
      <w:pPr>
        <w:spacing w:line="360" w:lineRule="auto"/>
        <w:jc w:val="both"/>
        <w:rPr>
          <w:ins w:id="135" w:author="Grau Jan, ENT-BIZ-PSR-ANA-DA" w:date="2015-11-06T20:22:00Z"/>
        </w:rPr>
      </w:pPr>
      <w:r w:rsidRPr="001F675F">
        <w:t xml:space="preserve">The </w:t>
      </w:r>
      <w:r w:rsidR="00813664">
        <w:t>second</w:t>
      </w:r>
      <w:ins w:id="136" w:author="Grau Jan, ENT-BIZ-PSR-ANA-DA" w:date="2015-11-06T20:22:00Z">
        <w:r w:rsidR="006D69B2">
          <w:t xml:space="preserve"> most</w:t>
        </w:r>
      </w:ins>
      <w:r w:rsidRPr="001F675F">
        <w:t xml:space="preserve"> common detail shared by the two main users of the Global Atlas is the actual user</w:t>
      </w:r>
      <w:r w:rsidR="007B6328">
        <w:t xml:space="preserve"> of the specific tools</w:t>
      </w:r>
      <w:r w:rsidRPr="001F675F">
        <w:t xml:space="preserve">. As </w:t>
      </w:r>
      <w:r w:rsidR="00AB3652" w:rsidRPr="001F675F">
        <w:t xml:space="preserve">A. O. </w:t>
      </w:r>
      <w:r w:rsidRPr="001F675F">
        <w:t>Ali (</w:t>
      </w:r>
      <w:r w:rsidR="00FA78AB">
        <w:t>interview, July 7</w:t>
      </w:r>
      <w:del w:id="137" w:author="Grau Jan, ENT-BIZ-PSR-ANA-DA" w:date="2015-11-06T20:22:00Z">
        <w:r w:rsidR="00FA78AB" w:rsidRPr="00FA78AB" w:rsidDel="006D69B2">
          <w:rPr>
            <w:vertAlign w:val="superscript"/>
          </w:rPr>
          <w:delText>th</w:delText>
        </w:r>
      </w:del>
      <w:r w:rsidR="00FA78AB">
        <w:t>,</w:t>
      </w:r>
      <w:r w:rsidR="00AB3652" w:rsidRPr="001F675F">
        <w:t xml:space="preserve"> </w:t>
      </w:r>
      <w:r w:rsidRPr="001F675F">
        <w:t xml:space="preserve">2015) explains, it is the policy maker who uses the data </w:t>
      </w:r>
      <w:del w:id="138" w:author="Grau Jan, ENT-BIZ-PSR-ANA-DA" w:date="2015-11-06T20:22:00Z">
        <w:r w:rsidRPr="001F675F" w:rsidDel="006D69B2">
          <w:delText xml:space="preserve">won </w:delText>
        </w:r>
      </w:del>
      <w:ins w:id="139" w:author="Grau Jan, ENT-BIZ-PSR-ANA-DA" w:date="2015-11-06T20:22:00Z">
        <w:r w:rsidR="006D69B2">
          <w:t>identified</w:t>
        </w:r>
        <w:r w:rsidR="006D69B2" w:rsidRPr="001F675F">
          <w:t xml:space="preserve"> </w:t>
        </w:r>
      </w:ins>
      <w:r w:rsidRPr="001F675F">
        <w:t xml:space="preserve">out of the Global Atlas. He is then going to decide which areas </w:t>
      </w:r>
      <w:r w:rsidR="00576952">
        <w:t xml:space="preserve">to </w:t>
      </w:r>
      <w:r w:rsidRPr="001F675F">
        <w:t xml:space="preserve">put more focus on. </w:t>
      </w:r>
    </w:p>
    <w:p w14:paraId="4179B37B" w14:textId="7626D669" w:rsidR="0060556A" w:rsidRDefault="0060556A" w:rsidP="00E32156">
      <w:pPr>
        <w:spacing w:line="360" w:lineRule="auto"/>
        <w:jc w:val="both"/>
      </w:pPr>
      <w:r w:rsidRPr="001F675F">
        <w:t>The actual user of the Atlas</w:t>
      </w:r>
      <w:r w:rsidR="007B6328">
        <w:t>' tools</w:t>
      </w:r>
      <w:r w:rsidRPr="001F675F">
        <w:t xml:space="preserve"> however, is usually a junior analyst or an associate of the policy maker who needs to know about how the Global Atlas works. The junior analyst/associate will then have to present the data to the policy maker. The same procedure is valid for every large-scale investor as well, where</w:t>
      </w:r>
      <w:r w:rsidR="003134D8">
        <w:t xml:space="preserve"> there too,</w:t>
      </w:r>
      <w:r w:rsidRPr="001F675F">
        <w:t xml:space="preserve"> the junior analyst would </w:t>
      </w:r>
      <w:r w:rsidR="003134D8">
        <w:t>be the one who interacts with</w:t>
      </w:r>
      <w:r w:rsidRPr="001F675F">
        <w:t xml:space="preserve"> the program, but the investor </w:t>
      </w:r>
      <w:r w:rsidR="003134D8">
        <w:t>would be</w:t>
      </w:r>
      <w:r w:rsidRPr="001F675F">
        <w:t xml:space="preserve"> the one who will decide on which steps are taken </w:t>
      </w:r>
      <w:r w:rsidR="003134D8">
        <w:t xml:space="preserve">based on </w:t>
      </w:r>
      <w:r w:rsidRPr="001F675F">
        <w:t xml:space="preserve">the results created by the Global </w:t>
      </w:r>
      <w:r w:rsidRPr="001F675F">
        <w:lastRenderedPageBreak/>
        <w:t xml:space="preserve">Atlas. This requires the Global Atlas to </w:t>
      </w:r>
      <w:r w:rsidR="003134D8">
        <w:t xml:space="preserve">not only </w:t>
      </w:r>
      <w:r w:rsidRPr="001F675F">
        <w:t xml:space="preserve">be understood by the policy maker or the investor, but also </w:t>
      </w:r>
      <w:r w:rsidR="003134D8">
        <w:t xml:space="preserve">by </w:t>
      </w:r>
      <w:r w:rsidRPr="001F675F">
        <w:t>all the people working for her/him.</w:t>
      </w:r>
    </w:p>
    <w:p w14:paraId="2EBA00D1" w14:textId="79A8CB29" w:rsidR="00813664" w:rsidRPr="001F675F" w:rsidRDefault="00813664" w:rsidP="00E32156">
      <w:pPr>
        <w:spacing w:line="360" w:lineRule="auto"/>
        <w:jc w:val="both"/>
      </w:pPr>
      <w:r>
        <w:t>This section was able to show, that the Global Atlas has a variety of potential</w:t>
      </w:r>
      <w:r w:rsidR="00C76BAB">
        <w:t xml:space="preserve"> </w:t>
      </w:r>
      <w:r>
        <w:t xml:space="preserve">users. As the different users </w:t>
      </w:r>
      <w:del w:id="140" w:author="Grau Jan, ENT-BIZ-PSR-ANA-DA" w:date="2015-11-06T20:23:00Z">
        <w:r w:rsidDel="006D69B2">
          <w:delText>vary</w:delText>
        </w:r>
      </w:del>
      <w:ins w:id="141" w:author="Grau Jan, ENT-BIZ-PSR-ANA-DA" w:date="2015-11-06T20:23:00Z">
        <w:r w:rsidR="006D69B2">
          <w:t>varied are</w:t>
        </w:r>
      </w:ins>
      <w:r>
        <w:t xml:space="preserve">, </w:t>
      </w:r>
      <w:r w:rsidR="003134D8">
        <w:t xml:space="preserve">so do </w:t>
      </w:r>
      <w:r>
        <w:t>their interest</w:t>
      </w:r>
      <w:r w:rsidR="003134D8">
        <w:t>s</w:t>
      </w:r>
      <w:r>
        <w:t xml:space="preserve">. However, it </w:t>
      </w:r>
      <w:ins w:id="142" w:author="Grau Jan, ENT-BIZ-PSR-ANA-DA" w:date="2015-11-06T20:23:00Z">
        <w:r w:rsidR="006D69B2">
          <w:t xml:space="preserve">is </w:t>
        </w:r>
      </w:ins>
      <w:r w:rsidR="003134D8">
        <w:t>observed</w:t>
      </w:r>
      <w:r w:rsidR="00C76BAB">
        <w:t xml:space="preserve"> </w:t>
      </w:r>
      <w:r>
        <w:t xml:space="preserve">that </w:t>
      </w:r>
      <w:r w:rsidR="00A16AC5">
        <w:t>a</w:t>
      </w:r>
      <w:r>
        <w:t xml:space="preserve"> </w:t>
      </w:r>
      <w:commentRangeStart w:id="143"/>
      <w:r>
        <w:t xml:space="preserve">policy maker and </w:t>
      </w:r>
      <w:r w:rsidR="00A16AC5">
        <w:t>a</w:t>
      </w:r>
      <w:ins w:id="144" w:author="Grau Jan, ENT-BIZ-PSR-ANA-DA" w:date="2015-11-06T20:23:00Z">
        <w:r w:rsidR="006D69B2">
          <w:t>n</w:t>
        </w:r>
      </w:ins>
      <w:r w:rsidR="00A16AC5">
        <w:t xml:space="preserve"> </w:t>
      </w:r>
      <w:r>
        <w:t>investors</w:t>
      </w:r>
      <w:commentRangeEnd w:id="143"/>
      <w:r w:rsidR="003134D8">
        <w:rPr>
          <w:rStyle w:val="Kommentarzeichen"/>
        </w:rPr>
        <w:commentReference w:id="143"/>
      </w:r>
      <w:r>
        <w:t xml:space="preserve"> can share some common interests. Very important to </w:t>
      </w:r>
      <w:r w:rsidR="003134D8">
        <w:t>keep in mind</w:t>
      </w:r>
      <w:r w:rsidR="00C76BAB">
        <w:t xml:space="preserve"> </w:t>
      </w:r>
      <w:r>
        <w:t>is the actual user of the Atlas, which is in most of the cases is a Junior Analyst</w:t>
      </w:r>
      <w:r w:rsidR="003134D8">
        <w:t>, as t</w:t>
      </w:r>
      <w:r>
        <w:t>he policy maker or the investor</w:t>
      </w:r>
      <w:r w:rsidR="004D0BE8">
        <w:t xml:space="preserve"> is usually just </w:t>
      </w:r>
      <w:del w:id="145" w:author="Grau Jan, ENT-BIZ-PSR-ANA-DA" w:date="2015-11-06T20:24:00Z">
        <w:r w:rsidR="004D0BE8" w:rsidDel="006D69B2">
          <w:delText xml:space="preserve">revising </w:delText>
        </w:r>
      </w:del>
      <w:ins w:id="146" w:author="Grau Jan, ENT-BIZ-PSR-ANA-DA" w:date="2015-11-06T20:24:00Z">
        <w:r w:rsidR="006D69B2">
          <w:t>reviewing</w:t>
        </w:r>
        <w:r w:rsidR="006D69B2">
          <w:t xml:space="preserve"> </w:t>
        </w:r>
      </w:ins>
      <w:r w:rsidR="004D0BE8">
        <w:t>the results.</w:t>
      </w:r>
    </w:p>
    <w:p w14:paraId="05ADFC4E" w14:textId="4A3DBA3E" w:rsidR="001F675F" w:rsidRPr="006F6CA6" w:rsidRDefault="00272AD4" w:rsidP="00E32156">
      <w:pPr>
        <w:pStyle w:val="berschrift2"/>
        <w:jc w:val="both"/>
        <w:rPr>
          <w:color w:val="808080" w:themeColor="background1" w:themeShade="80"/>
        </w:rPr>
      </w:pPr>
      <w:bookmarkStart w:id="147" w:name="_Toc434241885"/>
      <w:r w:rsidRPr="006F6CA6">
        <w:rPr>
          <w:color w:val="808080" w:themeColor="background1" w:themeShade="80"/>
        </w:rPr>
        <w:t>2</w:t>
      </w:r>
      <w:r w:rsidR="007E3914" w:rsidRPr="006F6CA6">
        <w:rPr>
          <w:color w:val="808080" w:themeColor="background1" w:themeShade="80"/>
        </w:rPr>
        <w:t>.4</w:t>
      </w:r>
      <w:r w:rsidR="001F675F" w:rsidRPr="006F6CA6">
        <w:rPr>
          <w:color w:val="808080" w:themeColor="background1" w:themeShade="80"/>
        </w:rPr>
        <w:t xml:space="preserve"> Value for Users</w:t>
      </w:r>
      <w:bookmarkEnd w:id="147"/>
    </w:p>
    <w:p w14:paraId="6F6EB087" w14:textId="775D2055" w:rsidR="004D0BE8" w:rsidRDefault="004D0BE8" w:rsidP="00E32156">
      <w:pPr>
        <w:spacing w:line="360" w:lineRule="auto"/>
        <w:jc w:val="both"/>
      </w:pPr>
      <w:r>
        <w:t>In this chapter</w:t>
      </w:r>
      <w:r w:rsidR="00A62AB7">
        <w:t xml:space="preserve">, </w:t>
      </w:r>
      <w:r>
        <w:t xml:space="preserve">the value created by the Global Atlas will be </w:t>
      </w:r>
      <w:r w:rsidR="00A62AB7">
        <w:t>enumerated</w:t>
      </w:r>
      <w:r>
        <w:t xml:space="preserve">. Therefore, general value creation is </w:t>
      </w:r>
      <w:r w:rsidR="00A62AB7">
        <w:t>described</w:t>
      </w:r>
      <w:r>
        <w:t xml:space="preserve">, followed by the value creation outlined for the different users. </w:t>
      </w:r>
      <w:r w:rsidR="00ED6ED3">
        <w:t>The values created were elaborated in the interview wit</w:t>
      </w:r>
      <w:r w:rsidR="00FA78AB">
        <w:t>h A. O. Ali (interview, July 7</w:t>
      </w:r>
      <w:del w:id="148" w:author="Grau Jan, ENT-BIZ-PSR-ANA-DA" w:date="2015-11-06T20:24:00Z">
        <w:r w:rsidR="00FA78AB" w:rsidRPr="00FA78AB" w:rsidDel="006D69B2">
          <w:rPr>
            <w:vertAlign w:val="superscript"/>
          </w:rPr>
          <w:delText>th</w:delText>
        </w:r>
      </w:del>
      <w:r w:rsidR="00ED6ED3">
        <w:t>, 2015).</w:t>
      </w:r>
    </w:p>
    <w:p w14:paraId="0EA347FB" w14:textId="6125C209" w:rsidR="00E473DA" w:rsidRPr="001F675F" w:rsidRDefault="004D0BE8" w:rsidP="00E32156">
      <w:pPr>
        <w:spacing w:line="360" w:lineRule="auto"/>
        <w:jc w:val="both"/>
      </w:pPr>
      <w:r>
        <w:t>The main advantage for every user of the Global Atlas is the digitization of the information available for a country in one centralized platform</w:t>
      </w:r>
      <w:r w:rsidR="00C76BAB">
        <w:t xml:space="preserve">. </w:t>
      </w:r>
      <w:r w:rsidR="007B6328">
        <w:t>One</w:t>
      </w:r>
      <w:r>
        <w:t xml:space="preserve"> main positive feature</w:t>
      </w:r>
      <w:r w:rsidR="00E473DA" w:rsidRPr="001F675F">
        <w:t xml:space="preserve"> of the centralized information platform is the cross-referencing </w:t>
      </w:r>
      <w:r w:rsidR="00FA78AB">
        <w:t>(A. O. Ali, interview, July 7</w:t>
      </w:r>
      <w:del w:id="149" w:author="Grau Jan, ENT-BIZ-PSR-ANA-DA" w:date="2015-11-06T20:24:00Z">
        <w:r w:rsidR="00FA78AB" w:rsidRPr="00FA78AB" w:rsidDel="006D69B2">
          <w:rPr>
            <w:vertAlign w:val="superscript"/>
          </w:rPr>
          <w:delText>th</w:delText>
        </w:r>
      </w:del>
      <w:r w:rsidR="00AB3652" w:rsidRPr="001F675F">
        <w:t xml:space="preserve">, 2015). </w:t>
      </w:r>
      <w:r>
        <w:t>This allows everyone</w:t>
      </w:r>
      <w:r w:rsidR="003134D8">
        <w:t xml:space="preserve">, for example, </w:t>
      </w:r>
      <w:r>
        <w:t>to</w:t>
      </w:r>
      <w:r w:rsidR="00E473DA" w:rsidRPr="001F675F">
        <w:t xml:space="preserve"> analyze a map for Nigeria</w:t>
      </w:r>
      <w:r w:rsidR="00C76BAB">
        <w:t xml:space="preserve"> </w:t>
      </w:r>
      <w:r w:rsidR="00E473DA" w:rsidRPr="001F675F">
        <w:t xml:space="preserve">created by a </w:t>
      </w:r>
      <w:r w:rsidR="006A51E2">
        <w:t xml:space="preserve">French </w:t>
      </w:r>
      <w:r w:rsidR="00E473DA" w:rsidRPr="001F675F">
        <w:t>institute in combination with a transmission grid layer created by the World Bank</w:t>
      </w:r>
      <w:r w:rsidR="006A51E2">
        <w:t xml:space="preserve">, </w:t>
      </w:r>
      <w:r w:rsidR="00E473DA" w:rsidRPr="001F675F">
        <w:t>together with the information on the f</w:t>
      </w:r>
      <w:del w:id="150" w:author="Grau Jan, ENT-BIZ-PSR-ANA-DA" w:date="2015-11-06T20:25:00Z">
        <w:r w:rsidR="00E473DA" w:rsidRPr="001F675F" w:rsidDel="006D69B2">
          <w:delText>e</w:delText>
        </w:r>
      </w:del>
      <w:r w:rsidR="00E473DA" w:rsidRPr="001F675F">
        <w:t xml:space="preserve">ed-in tariffs for the specific country. </w:t>
      </w:r>
    </w:p>
    <w:p w14:paraId="14C7B330" w14:textId="0A8BDEAA" w:rsidR="004D0BE8" w:rsidRPr="001F675F" w:rsidRDefault="004D0BE8" w:rsidP="00E32156">
      <w:pPr>
        <w:spacing w:line="360" w:lineRule="auto"/>
        <w:jc w:val="both"/>
      </w:pPr>
      <w:r>
        <w:t xml:space="preserve">The main value created </w:t>
      </w:r>
      <w:r w:rsidR="00ED6ED3">
        <w:t>by the Global Atlas for the policy maker</w:t>
      </w:r>
      <w:r w:rsidR="00A16AC5">
        <w:t>s</w:t>
      </w:r>
      <w:r w:rsidR="00ED6ED3">
        <w:t xml:space="preserve"> and the investor</w:t>
      </w:r>
      <w:r w:rsidR="00A16AC5">
        <w:t>s</w:t>
      </w:r>
      <w:r w:rsidR="00ED6ED3">
        <w:t xml:space="preserve"> are the resource maps </w:t>
      </w:r>
      <w:del w:id="151" w:author="Grau Jan, ENT-BIZ-PSR-ANA-DA" w:date="2015-11-06T20:24:00Z">
        <w:r w:rsidR="00ED6ED3" w:rsidDel="006D69B2">
          <w:delText>itself</w:delText>
        </w:r>
      </w:del>
      <w:ins w:id="152" w:author="Grau Jan, ENT-BIZ-PSR-ANA-DA" w:date="2015-11-06T20:24:00Z">
        <w:r w:rsidR="006D69B2">
          <w:t>themsel</w:t>
        </w:r>
      </w:ins>
      <w:ins w:id="153" w:author="Grau Jan, ENT-BIZ-PSR-ANA-DA" w:date="2015-11-06T20:25:00Z">
        <w:r w:rsidR="006D69B2">
          <w:t>v</w:t>
        </w:r>
      </w:ins>
      <w:ins w:id="154" w:author="Grau Jan, ENT-BIZ-PSR-ANA-DA" w:date="2015-11-06T20:24:00Z">
        <w:r w:rsidR="006D69B2">
          <w:t>es</w:t>
        </w:r>
      </w:ins>
      <w:r w:rsidR="00ED6ED3">
        <w:t xml:space="preserve">. </w:t>
      </w:r>
      <w:r w:rsidRPr="001F675F">
        <w:t xml:space="preserve">Resource maps made available by the Global Atlas allow the users to skip the cost and time to either search the Internet or even </w:t>
      </w:r>
      <w:r>
        <w:t>measure</w:t>
      </w:r>
      <w:r w:rsidRPr="001F675F">
        <w:t xml:space="preserve"> the </w:t>
      </w:r>
      <w:r>
        <w:t>data</w:t>
      </w:r>
      <w:r w:rsidRPr="001F675F">
        <w:t xml:space="preserve"> by themselves. Both </w:t>
      </w:r>
      <w:del w:id="155" w:author="Grau Jan, ENT-BIZ-PSR-ANA-DA" w:date="2015-11-06T20:25:00Z">
        <w:r w:rsidRPr="001F675F" w:rsidDel="006D69B2">
          <w:delText xml:space="preserve">of the </w:delText>
        </w:r>
      </w:del>
      <w:r w:rsidRPr="001F675F">
        <w:t xml:space="preserve">ways would be very costly for </w:t>
      </w:r>
      <w:r>
        <w:t>every</w:t>
      </w:r>
      <w:r w:rsidRPr="001F675F">
        <w:t xml:space="preserve"> </w:t>
      </w:r>
      <w:r>
        <w:t>type of user</w:t>
      </w:r>
      <w:r w:rsidR="006A51E2">
        <w:t xml:space="preserve">, in terms of both </w:t>
      </w:r>
      <w:r w:rsidR="00ED6ED3">
        <w:t>financial input and time</w:t>
      </w:r>
      <w:r w:rsidRPr="001F675F">
        <w:t xml:space="preserve">. Hence, </w:t>
      </w:r>
      <w:r w:rsidR="00ED6ED3">
        <w:t xml:space="preserve">the </w:t>
      </w:r>
      <w:r w:rsidRPr="001F675F">
        <w:t xml:space="preserve">value created for policy makers and investors is a solid information basis </w:t>
      </w:r>
      <w:del w:id="156" w:author="Grau Jan, ENT-BIZ-PSR-ANA-DA" w:date="2015-11-06T20:26:00Z">
        <w:r w:rsidRPr="001F675F" w:rsidDel="006D69B2">
          <w:delText xml:space="preserve">on </w:delText>
        </w:r>
      </w:del>
      <w:ins w:id="157" w:author="Grau Jan, ENT-BIZ-PSR-ANA-DA" w:date="2015-11-06T20:26:00Z">
        <w:r w:rsidR="006D69B2">
          <w:t>for</w:t>
        </w:r>
        <w:r w:rsidR="006D69B2" w:rsidRPr="001F675F">
          <w:t xml:space="preserve"> </w:t>
        </w:r>
      </w:ins>
      <w:r w:rsidRPr="001F675F">
        <w:t>every country they are working in.</w:t>
      </w:r>
      <w:r>
        <w:t xml:space="preserve"> </w:t>
      </w:r>
      <w:r w:rsidR="00ED6ED3">
        <w:t xml:space="preserve">Another value created for both type of users is the </w:t>
      </w:r>
      <w:r w:rsidR="006A51E2">
        <w:t xml:space="preserve">ability </w:t>
      </w:r>
      <w:r w:rsidR="00ED6ED3">
        <w:t>to skip</w:t>
      </w:r>
      <w:r w:rsidRPr="001F675F">
        <w:t xml:space="preserve"> the detailed information itself</w:t>
      </w:r>
      <w:r w:rsidR="006A51E2">
        <w:t xml:space="preserve"> and still </w:t>
      </w:r>
      <w:r w:rsidRPr="001F675F">
        <w:t xml:space="preserve">be able to get presentable results with just a few mouse clicks </w:t>
      </w:r>
      <w:r w:rsidR="00FA78AB">
        <w:t>(A. O. Ali, interview, July 7</w:t>
      </w:r>
      <w:del w:id="158" w:author="Grau Jan, ENT-BIZ-PSR-ANA-DA" w:date="2015-11-06T20:26:00Z">
        <w:r w:rsidR="00FA78AB" w:rsidRPr="00FA78AB" w:rsidDel="006D69B2">
          <w:rPr>
            <w:vertAlign w:val="superscript"/>
          </w:rPr>
          <w:delText>th</w:delText>
        </w:r>
      </w:del>
      <w:r w:rsidRPr="001F675F">
        <w:t>, 2015).</w:t>
      </w:r>
      <w:r w:rsidR="00ED6ED3">
        <w:t xml:space="preserve"> This also </w:t>
      </w:r>
      <w:r w:rsidR="006B356F">
        <w:t>saves</w:t>
      </w:r>
      <w:r w:rsidR="00ED6ED3">
        <w:t xml:space="preserve"> time and costs.</w:t>
      </w:r>
    </w:p>
    <w:p w14:paraId="290D1BF6" w14:textId="3D3BF056" w:rsidR="00E473DA" w:rsidRPr="001F675F" w:rsidRDefault="00E473DA" w:rsidP="00E32156">
      <w:pPr>
        <w:spacing w:line="360" w:lineRule="auto"/>
        <w:jc w:val="both"/>
      </w:pPr>
      <w:r w:rsidRPr="001F675F">
        <w:t xml:space="preserve">For </w:t>
      </w:r>
      <w:r w:rsidR="00A16AC5">
        <w:t xml:space="preserve">a </w:t>
      </w:r>
      <w:r w:rsidRPr="001F675F">
        <w:t>policy maker</w:t>
      </w:r>
      <w:r w:rsidR="006A51E2">
        <w:t xml:space="preserve">, </w:t>
      </w:r>
      <w:r w:rsidRPr="001F675F">
        <w:t xml:space="preserve">an additional value created is having the </w:t>
      </w:r>
      <w:r w:rsidR="006A51E2">
        <w:t>ability</w:t>
      </w:r>
      <w:r w:rsidR="006A51E2" w:rsidRPr="001F675F">
        <w:t xml:space="preserve"> </w:t>
      </w:r>
      <w:r w:rsidRPr="001F675F">
        <w:t xml:space="preserve">to </w:t>
      </w:r>
      <w:r w:rsidR="006A51E2">
        <w:t>generate</w:t>
      </w:r>
      <w:r w:rsidR="006A51E2" w:rsidRPr="001F675F">
        <w:t xml:space="preserve"> </w:t>
      </w:r>
      <w:r w:rsidRPr="001F675F">
        <w:t xml:space="preserve">a solar energy “hotspot” map </w:t>
      </w:r>
      <w:r w:rsidR="006A51E2">
        <w:t>that</w:t>
      </w:r>
      <w:r w:rsidR="00641B07">
        <w:t xml:space="preserve"> </w:t>
      </w:r>
      <w:r w:rsidRPr="001F675F">
        <w:t>focus</w:t>
      </w:r>
      <w:r w:rsidR="006A51E2">
        <w:t>es on</w:t>
      </w:r>
      <w:r w:rsidRPr="001F675F">
        <w:t xml:space="preserve"> the financial resources </w:t>
      </w:r>
      <w:del w:id="159" w:author="Grau Jan, ENT-BIZ-PSR-ANA-DA" w:date="2015-11-06T20:26:00Z">
        <w:r w:rsidRPr="001F675F" w:rsidDel="006D69B2">
          <w:delText xml:space="preserve">on </w:delText>
        </w:r>
      </w:del>
      <w:ins w:id="160" w:author="Grau Jan, ENT-BIZ-PSR-ANA-DA" w:date="2015-11-06T20:26:00Z">
        <w:r w:rsidR="006D69B2">
          <w:t>in</w:t>
        </w:r>
        <w:r w:rsidR="006D69B2" w:rsidRPr="001F675F">
          <w:t xml:space="preserve"> </w:t>
        </w:r>
      </w:ins>
      <w:r w:rsidRPr="001F675F">
        <w:t>specific spots in the country without having to spend all the money on creating a costly resource map of their own country</w:t>
      </w:r>
      <w:r w:rsidR="00A16AC5">
        <w:t xml:space="preserve"> (A. O. Ali, interview, July 7</w:t>
      </w:r>
      <w:del w:id="161" w:author="Grau Jan, ENT-BIZ-PSR-ANA-DA" w:date="2015-11-06T20:26:00Z">
        <w:r w:rsidR="00A16AC5" w:rsidRPr="00FA78AB" w:rsidDel="006D69B2">
          <w:rPr>
            <w:vertAlign w:val="superscript"/>
          </w:rPr>
          <w:delText>th</w:delText>
        </w:r>
      </w:del>
      <w:r w:rsidR="00A16AC5" w:rsidRPr="001F675F">
        <w:t>, 2015)</w:t>
      </w:r>
      <w:r w:rsidR="00A16AC5">
        <w:rPr>
          <w:rStyle w:val="Kommentarzeichen"/>
        </w:rPr>
        <w:commentReference w:id="162"/>
      </w:r>
      <w:r w:rsidRPr="001F675F">
        <w:t xml:space="preserve">. </w:t>
      </w:r>
    </w:p>
    <w:p w14:paraId="30B6E1EB" w14:textId="148ACDE2" w:rsidR="004D0BE8" w:rsidRPr="001F675F" w:rsidRDefault="006A51E2" w:rsidP="00E32156">
      <w:pPr>
        <w:spacing w:line="360" w:lineRule="auto"/>
        <w:jc w:val="both"/>
      </w:pPr>
      <w:r>
        <w:t>From</w:t>
      </w:r>
      <w:r w:rsidRPr="001F675F">
        <w:t xml:space="preserve"> </w:t>
      </w:r>
      <w:r w:rsidR="00E473DA" w:rsidRPr="001F675F">
        <w:t xml:space="preserve">an investor’s point of view, Ali </w:t>
      </w:r>
      <w:commentRangeStart w:id="163"/>
      <w:r w:rsidR="00E473DA" w:rsidRPr="001F675F">
        <w:t>(</w:t>
      </w:r>
      <w:r w:rsidR="00FA78AB">
        <w:t>interview, July 7</w:t>
      </w:r>
      <w:del w:id="164" w:author="Grau Jan, ENT-BIZ-PSR-ANA-DA" w:date="2015-11-06T20:26:00Z">
        <w:r w:rsidR="00FA78AB" w:rsidRPr="00FA78AB" w:rsidDel="006D69B2">
          <w:rPr>
            <w:vertAlign w:val="superscript"/>
          </w:rPr>
          <w:delText>th</w:delText>
        </w:r>
      </w:del>
      <w:r w:rsidR="00E049A6" w:rsidRPr="001F675F">
        <w:t xml:space="preserve">, </w:t>
      </w:r>
      <w:r w:rsidR="00E473DA" w:rsidRPr="001F675F">
        <w:t xml:space="preserve">2015) </w:t>
      </w:r>
      <w:commentRangeEnd w:id="163"/>
      <w:r>
        <w:rPr>
          <w:rStyle w:val="Kommentarzeichen"/>
        </w:rPr>
        <w:commentReference w:id="163"/>
      </w:r>
      <w:r w:rsidR="00E473DA" w:rsidRPr="001F675F">
        <w:t xml:space="preserve">sees </w:t>
      </w:r>
      <w:ins w:id="165" w:author="Grau Jan, ENT-BIZ-PSR-ANA-DA" w:date="2015-11-06T20:26:00Z">
        <w:r w:rsidR="006D69B2">
          <w:t xml:space="preserve">an </w:t>
        </w:r>
      </w:ins>
      <w:r w:rsidR="00E473DA" w:rsidRPr="001F675F">
        <w:t>additional value</w:t>
      </w:r>
      <w:r w:rsidR="00A16AC5">
        <w:t xml:space="preserve"> </w:t>
      </w:r>
      <w:del w:id="166" w:author="Grau Jan, ENT-BIZ-PSR-ANA-DA" w:date="2015-11-06T20:26:00Z">
        <w:r w:rsidDel="006D69B2">
          <w:delText>of</w:delText>
        </w:r>
        <w:r w:rsidR="00E473DA" w:rsidRPr="001F675F" w:rsidDel="006D69B2">
          <w:delText xml:space="preserve"> </w:delText>
        </w:r>
      </w:del>
      <w:ins w:id="167" w:author="Grau Jan, ENT-BIZ-PSR-ANA-DA" w:date="2015-11-06T20:26:00Z">
        <w:r w:rsidR="006D69B2">
          <w:t>as</w:t>
        </w:r>
        <w:r w:rsidR="006D69B2" w:rsidRPr="001F675F">
          <w:t xml:space="preserve"> </w:t>
        </w:r>
      </w:ins>
      <w:r w:rsidR="00E473DA" w:rsidRPr="001F675F">
        <w:t xml:space="preserve">having a portfolio of countries to prospect. This means the investor is equipped to find </w:t>
      </w:r>
      <w:r w:rsidR="00E473DA" w:rsidRPr="001F675F">
        <w:lastRenderedPageBreak/>
        <w:t>the best spots in a whole range of countries. For example</w:t>
      </w:r>
      <w:r>
        <w:t>,</w:t>
      </w:r>
      <w:r w:rsidR="00E473DA" w:rsidRPr="001F675F">
        <w:t xml:space="preserve"> the investor can find good spots in the northern part of Nigeria or the western part of Ghana without having to create a resource map for each individual country. </w:t>
      </w:r>
      <w:r w:rsidR="0060556A" w:rsidRPr="001F675F">
        <w:t>Through the GIS tools of the Global Atlas</w:t>
      </w:r>
      <w:ins w:id="168" w:author="Grau Jan, ENT-BIZ-PSR-ANA-DA" w:date="2015-11-06T20:26:00Z">
        <w:r w:rsidR="006D69B2">
          <w:t>,</w:t>
        </w:r>
      </w:ins>
      <w:r w:rsidR="0060556A" w:rsidRPr="001F675F">
        <w:t xml:space="preserve"> this can be done with just a few mouse clicks. </w:t>
      </w:r>
      <w:r w:rsidR="004D0BE8">
        <w:t xml:space="preserve">The value of a </w:t>
      </w:r>
      <w:r w:rsidR="004D0BE8" w:rsidRPr="001F675F">
        <w:t xml:space="preserve">first screening can create value for an investor </w:t>
      </w:r>
      <w:del w:id="169" w:author="Grau Jan, ENT-BIZ-PSR-ANA-DA" w:date="2015-11-06T20:27:00Z">
        <w:r w:rsidR="00ED6ED3" w:rsidDel="006D69B2">
          <w:delText>can also be</w:delText>
        </w:r>
      </w:del>
      <w:ins w:id="170" w:author="Grau Jan, ENT-BIZ-PSR-ANA-DA" w:date="2015-11-06T20:27:00Z">
        <w:r w:rsidR="006D69B2">
          <w:t>as</w:t>
        </w:r>
      </w:ins>
      <w:r w:rsidR="00ED6ED3">
        <w:t xml:space="preserve"> described </w:t>
      </w:r>
      <w:del w:id="171" w:author="Grau Jan, ENT-BIZ-PSR-ANA-DA" w:date="2015-11-06T20:27:00Z">
        <w:r w:rsidR="00ED6ED3" w:rsidDel="006D69B2">
          <w:delText xml:space="preserve">as </w:delText>
        </w:r>
      </w:del>
      <w:r w:rsidR="00ED6ED3">
        <w:t xml:space="preserve">in </w:t>
      </w:r>
      <w:del w:id="172" w:author="Grau Jan, ENT-BIZ-PSR-ANA-DA" w:date="2015-11-06T20:27:00Z">
        <w:r w:rsidDel="006D69B2">
          <w:delText>G</w:delText>
        </w:r>
        <w:r w:rsidR="004D0BE8" w:rsidRPr="001F675F" w:rsidDel="006D69B2">
          <w:delText xml:space="preserve">raph </w:delText>
        </w:r>
      </w:del>
      <w:ins w:id="173" w:author="Grau Jan, ENT-BIZ-PSR-ANA-DA" w:date="2015-11-06T20:27:00Z">
        <w:r w:rsidR="006D69B2">
          <w:t>Figure</w:t>
        </w:r>
        <w:r w:rsidR="006D69B2" w:rsidRPr="001F675F">
          <w:t xml:space="preserve"> </w:t>
        </w:r>
      </w:ins>
      <w:r w:rsidR="007B6328">
        <w:t>3</w:t>
      </w:r>
      <w:r w:rsidR="004D0BE8" w:rsidRPr="001F675F">
        <w:t xml:space="preserve">. The </w:t>
      </w:r>
      <w:del w:id="174" w:author="Grau Jan, ENT-BIZ-PSR-ANA-DA" w:date="2015-11-06T20:27:00Z">
        <w:r w:rsidR="004D0BE8" w:rsidRPr="001F675F" w:rsidDel="006D69B2">
          <w:delText xml:space="preserve">graph </w:delText>
        </w:r>
      </w:del>
      <w:ins w:id="175" w:author="Grau Jan, ENT-BIZ-PSR-ANA-DA" w:date="2015-11-06T20:27:00Z">
        <w:r w:rsidR="006D69B2">
          <w:t>figure</w:t>
        </w:r>
        <w:r w:rsidR="006D69B2" w:rsidRPr="001F675F">
          <w:t xml:space="preserve"> </w:t>
        </w:r>
      </w:ins>
      <w:r w:rsidR="004D0BE8" w:rsidRPr="001F675F">
        <w:t>shows the accuracy of the cost for a typical project (RETScreen International, 2008), where the estimate of the accuracy at the beginning or first screening is very low (from 1.5 to 0.5 of the final cost). Better information on a first screen basis</w:t>
      </w:r>
      <w:r>
        <w:t xml:space="preserve">, </w:t>
      </w:r>
      <w:r w:rsidR="00ED6ED3">
        <w:t>free of charge</w:t>
      </w:r>
      <w:r>
        <w:t xml:space="preserve">, </w:t>
      </w:r>
      <w:r w:rsidR="004D0BE8" w:rsidRPr="001F675F">
        <w:t>will not only help the investor get a better accuracy on the cost</w:t>
      </w:r>
      <w:r w:rsidR="00A62AB7">
        <w:t xml:space="preserve"> assessment</w:t>
      </w:r>
      <w:r w:rsidR="004D0BE8" w:rsidRPr="001F675F">
        <w:t xml:space="preserve">, but </w:t>
      </w:r>
      <w:del w:id="176" w:author="Grau Jan, ENT-BIZ-PSR-ANA-DA" w:date="2015-11-06T20:27:00Z">
        <w:r w:rsidR="004D0BE8" w:rsidRPr="001F675F" w:rsidDel="006D69B2">
          <w:delText>this better cost accuracy</w:delText>
        </w:r>
      </w:del>
      <w:ins w:id="177" w:author="Grau Jan, ENT-BIZ-PSR-ANA-DA" w:date="2015-11-06T20:27:00Z">
        <w:r w:rsidR="006D69B2">
          <w:t>it</w:t>
        </w:r>
      </w:ins>
      <w:r w:rsidR="004D0BE8" w:rsidRPr="001F675F">
        <w:t xml:space="preserve"> will also lead to lower the risk</w:t>
      </w:r>
      <w:ins w:id="178" w:author="Grau Jan, ENT-BIZ-PSR-ANA-DA" w:date="2015-11-06T20:27:00Z">
        <w:r w:rsidR="006D69B2">
          <w:t>s</w:t>
        </w:r>
      </w:ins>
      <w:del w:id="179" w:author="Grau Jan, ENT-BIZ-PSR-ANA-DA" w:date="2015-11-06T20:27:00Z">
        <w:r w:rsidR="004D0BE8" w:rsidRPr="001F675F" w:rsidDel="006D69B2">
          <w:delText xml:space="preserve"> of the</w:delText>
        </w:r>
      </w:del>
      <w:ins w:id="180" w:author="Grau Jan, ENT-BIZ-PSR-ANA-DA" w:date="2015-11-06T20:27:00Z">
        <w:r w:rsidR="006D69B2">
          <w:t xml:space="preserve"> on</w:t>
        </w:r>
      </w:ins>
      <w:r w:rsidR="004D0BE8" w:rsidRPr="001F675F">
        <w:t xml:space="preserve"> investment. A lower risk on investment causes lower cost</w:t>
      </w:r>
      <w:ins w:id="181" w:author="Grau Jan, ENT-BIZ-PSR-ANA-DA" w:date="2015-11-06T20:27:00Z">
        <w:r w:rsidR="006D69B2">
          <w:t>s</w:t>
        </w:r>
      </w:ins>
      <w:r w:rsidR="004D0BE8" w:rsidRPr="001F675F">
        <w:t xml:space="preserve"> for the investor; hence, the Global Atlas creates</w:t>
      </w:r>
      <w:ins w:id="182" w:author="Grau Jan, ENT-BIZ-PSR-ANA-DA" w:date="2015-11-06T20:27:00Z">
        <w:r w:rsidR="006D69B2">
          <w:t xml:space="preserve"> a greater</w:t>
        </w:r>
      </w:ins>
      <w:r w:rsidR="004D0BE8" w:rsidRPr="001F675F">
        <w:t xml:space="preserve"> value for investors.</w:t>
      </w:r>
    </w:p>
    <w:p w14:paraId="7305B375" w14:textId="77777777" w:rsidR="004D0BE8" w:rsidRPr="001F675F" w:rsidRDefault="004D0BE8" w:rsidP="00E32156">
      <w:pPr>
        <w:spacing w:line="360" w:lineRule="auto"/>
        <w:jc w:val="both"/>
      </w:pPr>
      <w:r w:rsidRPr="001F675F">
        <w:rPr>
          <w:rFonts w:ascii="Helvetica" w:hAnsi="Helvetica" w:cs="Helvetica"/>
          <w:noProof/>
          <w:lang w:val="de-CH" w:eastAsia="zh-CN"/>
        </w:rPr>
        <w:drawing>
          <wp:inline distT="0" distB="0" distL="0" distR="0" wp14:anchorId="037D7A24" wp14:editId="7FC375F0">
            <wp:extent cx="3317457" cy="2592512"/>
            <wp:effectExtent l="0" t="0" r="10160" b="0"/>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8648" cy="2593443"/>
                    </a:xfrm>
                    <a:prstGeom prst="rect">
                      <a:avLst/>
                    </a:prstGeom>
                    <a:noFill/>
                    <a:ln>
                      <a:noFill/>
                    </a:ln>
                  </pic:spPr>
                </pic:pic>
              </a:graphicData>
            </a:graphic>
          </wp:inline>
        </w:drawing>
      </w:r>
    </w:p>
    <w:p w14:paraId="3CC28D75" w14:textId="145B2753" w:rsidR="004D0BE8" w:rsidRDefault="0080051C" w:rsidP="00E32156">
      <w:pPr>
        <w:pStyle w:val="Beschriftung"/>
        <w:jc w:val="both"/>
      </w:pPr>
      <w:bookmarkStart w:id="183" w:name="_Toc433648213"/>
      <w:r>
        <w:t xml:space="preserve">Figure </w:t>
      </w:r>
      <w:fldSimple w:instr=" SEQ Figure \* ARABIC ">
        <w:r w:rsidR="008D3461">
          <w:rPr>
            <w:noProof/>
          </w:rPr>
          <w:t>3</w:t>
        </w:r>
      </w:fldSimple>
      <w:r w:rsidRPr="008422BF">
        <w:t>: Accuracy of Project Cost Estimates by RETScreen (RETScreen International, 2008)</w:t>
      </w:r>
      <w:bookmarkEnd w:id="183"/>
      <w:r w:rsidR="004D0BE8" w:rsidRPr="001F675F">
        <w:t xml:space="preserve"> </w:t>
      </w:r>
    </w:p>
    <w:p w14:paraId="65F76318" w14:textId="77777777" w:rsidR="00FA78AB" w:rsidRPr="001F675F" w:rsidRDefault="00FA78AB" w:rsidP="00E32156">
      <w:pPr>
        <w:spacing w:line="360" w:lineRule="auto"/>
        <w:jc w:val="both"/>
      </w:pPr>
    </w:p>
    <w:p w14:paraId="76F6738C" w14:textId="595AF9A0" w:rsidR="0060556A" w:rsidRPr="001F675F" w:rsidRDefault="00ED6ED3" w:rsidP="00E32156">
      <w:pPr>
        <w:spacing w:line="360" w:lineRule="auto"/>
        <w:jc w:val="both"/>
      </w:pPr>
      <w:r>
        <w:t xml:space="preserve">This chapter was able to show the value created by the Global Atlas. The centralized platform and the possibility </w:t>
      </w:r>
      <w:ins w:id="184" w:author="Grau Jan, ENT-BIZ-PSR-ANA-DA" w:date="2015-11-06T20:28:00Z">
        <w:r w:rsidR="006D69B2">
          <w:t xml:space="preserve">of saving </w:t>
        </w:r>
      </w:ins>
      <w:del w:id="185" w:author="Grau Jan, ENT-BIZ-PSR-ANA-DA" w:date="2015-11-06T20:28:00Z">
        <w:r w:rsidDel="006D69B2">
          <w:delText xml:space="preserve">to save </w:delText>
        </w:r>
      </w:del>
      <w:r>
        <w:t xml:space="preserve">enormous costs and time for every user is a great aspect of the Global Atlas. This value </w:t>
      </w:r>
      <w:del w:id="186" w:author="Grau Jan, ENT-BIZ-PSR-ANA-DA" w:date="2015-11-06T20:28:00Z">
        <w:r w:rsidDel="006D69B2">
          <w:delText xml:space="preserve">created </w:delText>
        </w:r>
      </w:del>
      <w:r>
        <w:t xml:space="preserve">should motivate other potential users to use the program and on this </w:t>
      </w:r>
      <w:del w:id="187" w:author="Grau Jan, ENT-BIZ-PSR-ANA-DA" w:date="2015-11-06T20:28:00Z">
        <w:r w:rsidDel="006D69B2">
          <w:delText>value</w:delText>
        </w:r>
      </w:del>
      <w:ins w:id="188" w:author="Grau Jan, ENT-BIZ-PSR-ANA-DA" w:date="2015-11-06T20:28:00Z">
        <w:r w:rsidR="006D69B2">
          <w:t>basis</w:t>
        </w:r>
      </w:ins>
      <w:r>
        <w:t xml:space="preserve">, further growth possibilities </w:t>
      </w:r>
      <w:del w:id="189" w:author="Grau Jan, ENT-BIZ-PSR-ANA-DA" w:date="2015-11-06T20:28:00Z">
        <w:r w:rsidDel="006D69B2">
          <w:delText>can strike roots</w:delText>
        </w:r>
      </w:del>
      <w:ins w:id="190" w:author="Grau Jan, ENT-BIZ-PSR-ANA-DA" w:date="2015-11-06T20:28:00Z">
        <w:r w:rsidR="006D69B2">
          <w:t>should ensue</w:t>
        </w:r>
      </w:ins>
      <w:r>
        <w:t>.</w:t>
      </w:r>
    </w:p>
    <w:p w14:paraId="1D9FE2B1" w14:textId="319737F2" w:rsidR="001F675F" w:rsidRPr="006F6CA6" w:rsidRDefault="00272AD4" w:rsidP="00E32156">
      <w:pPr>
        <w:pStyle w:val="berschrift2"/>
        <w:jc w:val="both"/>
        <w:rPr>
          <w:color w:val="808080" w:themeColor="background1" w:themeShade="80"/>
        </w:rPr>
      </w:pPr>
      <w:bookmarkStart w:id="191" w:name="_Toc434241886"/>
      <w:r w:rsidRPr="006F6CA6">
        <w:rPr>
          <w:color w:val="808080" w:themeColor="background1" w:themeShade="80"/>
        </w:rPr>
        <w:t>2</w:t>
      </w:r>
      <w:r w:rsidR="007E3914" w:rsidRPr="006F6CA6">
        <w:rPr>
          <w:color w:val="808080" w:themeColor="background1" w:themeShade="80"/>
        </w:rPr>
        <w:t>.5</w:t>
      </w:r>
      <w:r w:rsidR="001F675F" w:rsidRPr="006F6CA6">
        <w:rPr>
          <w:color w:val="808080" w:themeColor="background1" w:themeShade="80"/>
        </w:rPr>
        <w:t xml:space="preserve"> Stakeholders</w:t>
      </w:r>
      <w:bookmarkEnd w:id="191"/>
    </w:p>
    <w:p w14:paraId="1CC95130" w14:textId="04A2D26C" w:rsidR="00ED6ED3" w:rsidRDefault="00ED6ED3" w:rsidP="00E32156">
      <w:pPr>
        <w:spacing w:line="360" w:lineRule="auto"/>
        <w:jc w:val="both"/>
      </w:pPr>
      <w:r>
        <w:t>In this section</w:t>
      </w:r>
      <w:ins w:id="192" w:author="Grau Jan, ENT-BIZ-PSR-ANA-DA" w:date="2015-11-06T20:28:00Z">
        <w:r w:rsidR="006D69B2">
          <w:t>,</w:t>
        </w:r>
      </w:ins>
      <w:r>
        <w:t xml:space="preserve"> important stakeholders (except the competition) will be </w:t>
      </w:r>
      <w:del w:id="193" w:author="Grau Jan, ENT-BIZ-PSR-ANA-DA" w:date="2015-11-06T20:28:00Z">
        <w:r w:rsidDel="006D69B2">
          <w:delText xml:space="preserve">mentioned </w:delText>
        </w:r>
      </w:del>
      <w:ins w:id="194" w:author="Grau Jan, ENT-BIZ-PSR-ANA-DA" w:date="2015-11-06T20:28:00Z">
        <w:r w:rsidR="006D69B2">
          <w:t>addressed</w:t>
        </w:r>
        <w:r w:rsidR="006D69B2">
          <w:t xml:space="preserve"> </w:t>
        </w:r>
      </w:ins>
      <w:r>
        <w:t xml:space="preserve">to get an overview </w:t>
      </w:r>
      <w:r w:rsidR="007B0B17">
        <w:t>of the ecosystem of the Global Atlas. The different stakeholders will be named in this chapter and their importance explained.</w:t>
      </w:r>
    </w:p>
    <w:p w14:paraId="26870ECA" w14:textId="56330656" w:rsidR="003024BF" w:rsidRPr="001F675F" w:rsidRDefault="003024BF" w:rsidP="00E32156">
      <w:pPr>
        <w:spacing w:line="360" w:lineRule="auto"/>
        <w:jc w:val="both"/>
      </w:pPr>
      <w:r w:rsidRPr="001F675F">
        <w:t>To better fulfill the needs of the users more effectively, the Global Atlas needs to constantly update its</w:t>
      </w:r>
      <w:del w:id="195" w:author="Grau Jan, ENT-BIZ-PSR-ANA-DA" w:date="2015-11-06T20:29:00Z">
        <w:r w:rsidRPr="001F675F" w:rsidDel="006D69B2">
          <w:delText>’</w:delText>
        </w:r>
      </w:del>
      <w:r w:rsidRPr="001F675F">
        <w:t xml:space="preserve"> datasets to the </w:t>
      </w:r>
      <w:del w:id="196" w:author="Grau Jan, ENT-BIZ-PSR-ANA-DA" w:date="2015-11-06T20:29:00Z">
        <w:r w:rsidRPr="001F675F" w:rsidDel="006D69B2">
          <w:delText xml:space="preserve">best </w:delText>
        </w:r>
      </w:del>
      <w:ins w:id="197" w:author="Grau Jan, ENT-BIZ-PSR-ANA-DA" w:date="2015-11-06T20:29:00Z">
        <w:r w:rsidR="006D69B2">
          <w:t>highest</w:t>
        </w:r>
        <w:r w:rsidR="006D69B2" w:rsidRPr="001F675F">
          <w:t xml:space="preserve"> </w:t>
        </w:r>
      </w:ins>
      <w:r w:rsidRPr="001F675F">
        <w:t xml:space="preserve">level </w:t>
      </w:r>
      <w:del w:id="198" w:author="Grau Jan, ENT-BIZ-PSR-ANA-DA" w:date="2015-11-06T20:29:00Z">
        <w:r w:rsidRPr="001F675F" w:rsidDel="006D69B2">
          <w:delText xml:space="preserve">being </w:delText>
        </w:r>
      </w:del>
      <w:r w:rsidRPr="001F675F">
        <w:t xml:space="preserve">available for free. This makes the Global </w:t>
      </w:r>
      <w:r w:rsidRPr="001F675F">
        <w:lastRenderedPageBreak/>
        <w:t xml:space="preserve">Atlas rely on two very important stakeholders. The first </w:t>
      </w:r>
      <w:r w:rsidR="00A62AB7">
        <w:t>being</w:t>
      </w:r>
      <w:r w:rsidRPr="001F675F">
        <w:t xml:space="preserve"> the data providers </w:t>
      </w:r>
      <w:r w:rsidR="00FA78AB">
        <w:t>(A. O. Ali, interview, July 7</w:t>
      </w:r>
      <w:del w:id="199" w:author="Grau Jan, ENT-BIZ-PSR-ANA-DA" w:date="2015-11-06T20:29:00Z">
        <w:r w:rsidR="00FA78AB" w:rsidRPr="00FA78AB" w:rsidDel="0030168A">
          <w:rPr>
            <w:vertAlign w:val="superscript"/>
          </w:rPr>
          <w:delText>th</w:delText>
        </w:r>
      </w:del>
      <w:r w:rsidR="00E049A6" w:rsidRPr="001F675F">
        <w:t xml:space="preserve">, 2015), </w:t>
      </w:r>
      <w:r w:rsidRPr="001F675F">
        <w:t>since the maps on the Global Atlas are not all from IRENA. Henceforward</w:t>
      </w:r>
      <w:r w:rsidR="00A62AB7">
        <w:t xml:space="preserve">, </w:t>
      </w:r>
      <w:r w:rsidRPr="001F675F">
        <w:t>a vivid partnership needs to be established between the Global Atlas and its</w:t>
      </w:r>
      <w:del w:id="200" w:author="Grau Jan, ENT-BIZ-PSR-ANA-DA" w:date="2015-11-06T20:29:00Z">
        <w:r w:rsidRPr="001F675F" w:rsidDel="0030168A">
          <w:delText>’</w:delText>
        </w:r>
      </w:del>
      <w:r w:rsidRPr="001F675F">
        <w:t xml:space="preserve"> data providers. </w:t>
      </w:r>
      <w:r w:rsidR="007B0B17">
        <w:t xml:space="preserve">In order to make the partnership work, the Global Atlas </w:t>
      </w:r>
      <w:r w:rsidR="00A62AB7">
        <w:t>must also</w:t>
      </w:r>
      <w:r w:rsidR="007B0B17">
        <w:t xml:space="preserve"> provide some benefits </w:t>
      </w:r>
      <w:del w:id="201" w:author="Grau Jan, ENT-BIZ-PSR-ANA-DA" w:date="2015-11-06T20:29:00Z">
        <w:r w:rsidR="007B0B17" w:rsidDel="0030168A">
          <w:delText xml:space="preserve">for </w:delText>
        </w:r>
      </w:del>
      <w:ins w:id="202" w:author="Grau Jan, ENT-BIZ-PSR-ANA-DA" w:date="2015-11-06T20:29:00Z">
        <w:r w:rsidR="0030168A">
          <w:t>to</w:t>
        </w:r>
        <w:r w:rsidR="0030168A">
          <w:t xml:space="preserve"> </w:t>
        </w:r>
      </w:ins>
      <w:r w:rsidR="007B0B17">
        <w:t xml:space="preserve">the data provider. </w:t>
      </w:r>
      <w:r w:rsidRPr="001F675F">
        <w:t xml:space="preserve">The Global Atlas can offer the data providers two different </w:t>
      </w:r>
      <w:r w:rsidR="007B0B17">
        <w:t xml:space="preserve">kinds of </w:t>
      </w:r>
      <w:r w:rsidRPr="001F675F">
        <w:t xml:space="preserve">services. </w:t>
      </w:r>
      <w:del w:id="203" w:author="Grau Jan, ENT-BIZ-PSR-ANA-DA" w:date="2015-11-06T20:29:00Z">
        <w:r w:rsidRPr="001F675F" w:rsidDel="0030168A">
          <w:delText>Firstly</w:delText>
        </w:r>
      </w:del>
      <w:ins w:id="204" w:author="Grau Jan, ENT-BIZ-PSR-ANA-DA" w:date="2015-11-06T20:29:00Z">
        <w:r w:rsidR="0030168A">
          <w:t>First</w:t>
        </w:r>
      </w:ins>
      <w:r w:rsidRPr="001F675F">
        <w:t xml:space="preserve">, the Global Atlas </w:t>
      </w:r>
      <w:del w:id="205" w:author="Grau Jan, ENT-BIZ-PSR-ANA-DA" w:date="2015-11-06T20:30:00Z">
        <w:r w:rsidRPr="001F675F" w:rsidDel="0030168A">
          <w:delText xml:space="preserve">helps </w:delText>
        </w:r>
      </w:del>
      <w:ins w:id="206" w:author="Grau Jan, ENT-BIZ-PSR-ANA-DA" w:date="2015-11-06T20:30:00Z">
        <w:r w:rsidR="0030168A">
          <w:t>can help to</w:t>
        </w:r>
      </w:ins>
      <w:del w:id="207" w:author="Grau Jan, ENT-BIZ-PSR-ANA-DA" w:date="2015-11-06T20:30:00Z">
        <w:r w:rsidRPr="001F675F" w:rsidDel="0030168A">
          <w:delText>them to</w:delText>
        </w:r>
      </w:del>
      <w:r w:rsidRPr="001F675F">
        <w:t xml:space="preserve"> fulfill their most important need: “visibility” </w:t>
      </w:r>
      <w:r w:rsidR="00FA78AB">
        <w:t>(A. O. Ali, interview, July 7</w:t>
      </w:r>
      <w:del w:id="208" w:author="Grau Jan, ENT-BIZ-PSR-ANA-DA" w:date="2015-11-06T20:30:00Z">
        <w:r w:rsidR="00FA78AB" w:rsidRPr="00FA78AB" w:rsidDel="0030168A">
          <w:rPr>
            <w:vertAlign w:val="superscript"/>
          </w:rPr>
          <w:delText>th</w:delText>
        </w:r>
      </w:del>
      <w:r w:rsidR="00E049A6" w:rsidRPr="001F675F">
        <w:t xml:space="preserve">, 2015). </w:t>
      </w:r>
      <w:r w:rsidRPr="001F675F">
        <w:t>Secondly</w:t>
      </w:r>
      <w:r w:rsidR="00A62AB7">
        <w:t>,</w:t>
      </w:r>
      <w:r w:rsidRPr="001F675F">
        <w:t xml:space="preserve"> the Global Atlas provides assistance to transform the data </w:t>
      </w:r>
      <w:del w:id="209" w:author="Grau Jan, ENT-BIZ-PSR-ANA-DA" w:date="2015-11-06T20:30:00Z">
        <w:r w:rsidRPr="001F675F" w:rsidDel="0030168A">
          <w:delText xml:space="preserve">in </w:delText>
        </w:r>
      </w:del>
      <w:ins w:id="210" w:author="Grau Jan, ENT-BIZ-PSR-ANA-DA" w:date="2015-11-06T20:30:00Z">
        <w:r w:rsidR="0030168A">
          <w:t>into</w:t>
        </w:r>
      </w:ins>
      <w:del w:id="211" w:author="Grau Jan, ENT-BIZ-PSR-ANA-DA" w:date="2015-11-06T20:30:00Z">
        <w:r w:rsidRPr="001F675F" w:rsidDel="0030168A">
          <w:delText>a</w:delText>
        </w:r>
      </w:del>
      <w:r w:rsidRPr="001F675F">
        <w:t xml:space="preserve"> format that is easier to present. </w:t>
      </w:r>
      <w:r w:rsidR="00FA78AB">
        <w:t>(A. O. Ali, interview, July 7</w:t>
      </w:r>
      <w:del w:id="212" w:author="Grau Jan, ENT-BIZ-PSR-ANA-DA" w:date="2015-11-06T20:30:00Z">
        <w:r w:rsidR="00FA78AB" w:rsidRPr="00FA78AB" w:rsidDel="0030168A">
          <w:rPr>
            <w:vertAlign w:val="superscript"/>
          </w:rPr>
          <w:delText>th</w:delText>
        </w:r>
      </w:del>
      <w:r w:rsidR="00FA78AB">
        <w:t xml:space="preserve">, </w:t>
      </w:r>
      <w:r w:rsidR="00E049A6" w:rsidRPr="001F675F">
        <w:t xml:space="preserve">2015). </w:t>
      </w:r>
      <w:del w:id="213" w:author="Grau Jan, ENT-BIZ-PSR-ANA-DA" w:date="2015-11-06T20:31:00Z">
        <w:r w:rsidRPr="001F675F" w:rsidDel="0030168A">
          <w:delText xml:space="preserve">Supplementary </w:delText>
        </w:r>
      </w:del>
      <w:ins w:id="214" w:author="Grau Jan, ENT-BIZ-PSR-ANA-DA" w:date="2015-11-06T20:31:00Z">
        <w:r w:rsidR="0030168A">
          <w:t>In addtiion</w:t>
        </w:r>
        <w:r w:rsidR="0030168A" w:rsidRPr="001F675F">
          <w:t xml:space="preserve"> </w:t>
        </w:r>
      </w:ins>
      <w:r w:rsidRPr="001F675F">
        <w:t xml:space="preserve">to the visibility and </w:t>
      </w:r>
      <w:del w:id="215" w:author="Grau Jan, ENT-BIZ-PSR-ANA-DA" w:date="2015-11-06T20:31:00Z">
        <w:r w:rsidRPr="001F675F" w:rsidDel="0030168A">
          <w:delText xml:space="preserve">the </w:delText>
        </w:r>
      </w:del>
      <w:r w:rsidRPr="001F675F">
        <w:t xml:space="preserve">aid on transforming the data, Global Atlas also helps the user </w:t>
      </w:r>
      <w:del w:id="216" w:author="Grau Jan, ENT-BIZ-PSR-ANA-DA" w:date="2015-11-06T20:31:00Z">
        <w:r w:rsidRPr="001F675F" w:rsidDel="0030168A">
          <w:delText>d</w:delText>
        </w:r>
        <w:r w:rsidR="007B0B17" w:rsidDel="0030168A">
          <w:delText>ue to</w:delText>
        </w:r>
      </w:del>
      <w:ins w:id="217" w:author="Grau Jan, ENT-BIZ-PSR-ANA-DA" w:date="2015-11-06T20:31:00Z">
        <w:r w:rsidR="0030168A">
          <w:t>access</w:t>
        </w:r>
      </w:ins>
      <w:r w:rsidR="007B0B17">
        <w:t xml:space="preserve"> its centralized system. </w:t>
      </w:r>
    </w:p>
    <w:p w14:paraId="72CB294F" w14:textId="507DD16B" w:rsidR="00A87FD1" w:rsidRDefault="003024BF" w:rsidP="00E32156">
      <w:pPr>
        <w:spacing w:line="360" w:lineRule="auto"/>
        <w:jc w:val="both"/>
      </w:pPr>
      <w:r w:rsidRPr="001F675F">
        <w:t xml:space="preserve">The other </w:t>
      </w:r>
      <w:r w:rsidR="00A62AB7">
        <w:t>vital</w:t>
      </w:r>
      <w:r w:rsidRPr="001F675F">
        <w:t xml:space="preserve"> partner</w:t>
      </w:r>
      <w:r w:rsidR="007B6328">
        <w:t>s</w:t>
      </w:r>
      <w:r w:rsidRPr="001F675F">
        <w:t xml:space="preserve"> in </w:t>
      </w:r>
      <w:del w:id="218" w:author="Grau Jan, ENT-BIZ-PSR-ANA-DA" w:date="2015-11-06T20:31:00Z">
        <w:r w:rsidRPr="001F675F" w:rsidDel="0030168A">
          <w:delText xml:space="preserve">order to </w:delText>
        </w:r>
      </w:del>
      <w:r w:rsidRPr="001F675F">
        <w:t>creat</w:t>
      </w:r>
      <w:del w:id="219" w:author="Grau Jan, ENT-BIZ-PSR-ANA-DA" w:date="2015-11-06T20:31:00Z">
        <w:r w:rsidRPr="001F675F" w:rsidDel="0030168A">
          <w:delText>e</w:delText>
        </w:r>
      </w:del>
      <w:ins w:id="220" w:author="Grau Jan, ENT-BIZ-PSR-ANA-DA" w:date="2015-11-06T20:31:00Z">
        <w:r w:rsidR="0030168A">
          <w:t>ing</w:t>
        </w:r>
      </w:ins>
      <w:r w:rsidRPr="001F675F">
        <w:t xml:space="preserve"> the value offered by the Global Atlas are the software </w:t>
      </w:r>
      <w:r w:rsidR="00A62AB7" w:rsidRPr="001F675F">
        <w:t>developers who</w:t>
      </w:r>
      <w:r w:rsidRPr="001F675F">
        <w:t xml:space="preserve"> </w:t>
      </w:r>
      <w:r w:rsidR="00A62AB7">
        <w:t>code</w:t>
      </w:r>
      <w:r w:rsidR="00A16AC5">
        <w:t xml:space="preserve"> </w:t>
      </w:r>
      <w:r w:rsidRPr="001F675F">
        <w:t xml:space="preserve">for the platform </w:t>
      </w:r>
      <w:r w:rsidR="00FA78AB">
        <w:t>(A. O. Ali, interview, July 7</w:t>
      </w:r>
      <w:del w:id="221" w:author="Grau Jan, ENT-BIZ-PSR-ANA-DA" w:date="2015-11-06T20:31:00Z">
        <w:r w:rsidR="00FA78AB" w:rsidRPr="00FA78AB" w:rsidDel="0030168A">
          <w:rPr>
            <w:vertAlign w:val="superscript"/>
          </w:rPr>
          <w:delText>th</w:delText>
        </w:r>
      </w:del>
      <w:r w:rsidR="00E049A6" w:rsidRPr="001F675F">
        <w:t xml:space="preserve">, 2015). </w:t>
      </w:r>
      <w:r w:rsidR="007B0B17">
        <w:t xml:space="preserve">Here as well, a vivid partnership is desirable. </w:t>
      </w:r>
      <w:r w:rsidRPr="001F675F">
        <w:t>For those partners</w:t>
      </w:r>
      <w:r w:rsidR="00A62AB7">
        <w:t xml:space="preserve">, </w:t>
      </w:r>
      <w:r w:rsidRPr="001F675F">
        <w:t xml:space="preserve">the Atlas can offer the same benefits in addition to having a platform to develop the tools </w:t>
      </w:r>
      <w:del w:id="222" w:author="Grau Jan, ENT-BIZ-PSR-ANA-DA" w:date="2015-11-06T20:31:00Z">
        <w:r w:rsidRPr="001F675F" w:rsidDel="0030168A">
          <w:delText>on</w:delText>
        </w:r>
      </w:del>
      <w:ins w:id="223" w:author="Grau Jan, ENT-BIZ-PSR-ANA-DA" w:date="2015-11-06T20:31:00Z">
        <w:r w:rsidR="0030168A">
          <w:t>necessary</w:t>
        </w:r>
      </w:ins>
      <w:r w:rsidRPr="001F675F">
        <w:t xml:space="preserve">. Without the software developers, all the tools </w:t>
      </w:r>
      <w:r w:rsidR="00A16AC5">
        <w:t>offered</w:t>
      </w:r>
      <w:ins w:id="224" w:author="Grau Jan, ENT-BIZ-PSR-ANA-DA" w:date="2015-11-06T20:32:00Z">
        <w:r w:rsidR="0030168A">
          <w:t xml:space="preserve"> for the</w:t>
        </w:r>
      </w:ins>
      <w:r w:rsidR="00A16AC5" w:rsidRPr="001F675F">
        <w:t xml:space="preserve"> </w:t>
      </w:r>
      <w:r w:rsidRPr="001F675F">
        <w:t xml:space="preserve">analysis would not be possible. </w:t>
      </w:r>
      <w:r w:rsidR="00A87FD1">
        <w:t xml:space="preserve">The Global Atlas already has a lot of tools developed on their platform. </w:t>
      </w:r>
      <w:r w:rsidRPr="001F675F">
        <w:t>Having those tools available</w:t>
      </w:r>
      <w:r w:rsidR="00A62AB7">
        <w:t xml:space="preserve">, </w:t>
      </w:r>
      <w:r w:rsidRPr="001F675F">
        <w:t xml:space="preserve">however, makes the Global Atlas </w:t>
      </w:r>
      <w:del w:id="225" w:author="Grau Jan, ENT-BIZ-PSR-ANA-DA" w:date="2015-11-06T20:32:00Z">
        <w:r w:rsidRPr="001F675F" w:rsidDel="0030168A">
          <w:delText xml:space="preserve">to </w:delText>
        </w:r>
      </w:del>
      <w:r w:rsidRPr="001F675F">
        <w:t xml:space="preserve">the best first screening prospection tool on the market. </w:t>
      </w:r>
    </w:p>
    <w:p w14:paraId="264F2005" w14:textId="11A6504E" w:rsidR="003024BF" w:rsidRDefault="004F1F46" w:rsidP="00E32156">
      <w:pPr>
        <w:spacing w:line="360" w:lineRule="auto"/>
        <w:jc w:val="both"/>
      </w:pPr>
      <w:r>
        <w:t>Furthermore, the situation with the software developers and the data providers could lead to a very interesting</w:t>
      </w:r>
      <w:r w:rsidR="00A62AB7">
        <w:t>, positive</w:t>
      </w:r>
      <w:r>
        <w:t xml:space="preserve"> situation. The more data a tool has, the more likely it is to attract the best software developers. Once the best software developers are working on a tool, the tool gets better and therefore it is better for data provider</w:t>
      </w:r>
      <w:ins w:id="226" w:author="Grau Jan, ENT-BIZ-PSR-ANA-DA" w:date="2015-11-06T20:32:00Z">
        <w:r w:rsidR="0030168A">
          <w:t>s</w:t>
        </w:r>
      </w:ins>
      <w:r>
        <w:t xml:space="preserve"> to </w:t>
      </w:r>
      <w:del w:id="227" w:author="Grau Jan, ENT-BIZ-PSR-ANA-DA" w:date="2015-11-06T20:33:00Z">
        <w:r w:rsidDel="0030168A">
          <w:delText xml:space="preserve">put </w:delText>
        </w:r>
      </w:del>
      <w:ins w:id="228" w:author="Grau Jan, ENT-BIZ-PSR-ANA-DA" w:date="2015-11-06T20:33:00Z">
        <w:r w:rsidR="0030168A">
          <w:t>input</w:t>
        </w:r>
        <w:r w:rsidR="0030168A">
          <w:t xml:space="preserve"> </w:t>
        </w:r>
      </w:ins>
      <w:r>
        <w:t>their new data, whe</w:t>
      </w:r>
      <w:r w:rsidR="007B0B17">
        <w:t xml:space="preserve">re the best tool is. Researchers </w:t>
      </w:r>
      <w:r>
        <w:t>call this phenomenon positive feedback (</w:t>
      </w:r>
      <w:r w:rsidR="00C42A3F">
        <w:t xml:space="preserve">Arthur, 1990, p. </w:t>
      </w:r>
      <w:r w:rsidR="0089042E">
        <w:t>92).</w:t>
      </w:r>
      <w:r w:rsidR="007B0B17">
        <w:t xml:space="preserve"> </w:t>
      </w:r>
    </w:p>
    <w:p w14:paraId="4AE2387E" w14:textId="3E282AFD" w:rsidR="007B0B17" w:rsidRPr="001F675F" w:rsidRDefault="007B0B17" w:rsidP="00E32156">
      <w:pPr>
        <w:spacing w:line="360" w:lineRule="auto"/>
        <w:jc w:val="both"/>
      </w:pPr>
      <w:r>
        <w:t xml:space="preserve">This chapter was able to explain the need </w:t>
      </w:r>
      <w:del w:id="229" w:author="Grau Jan, ENT-BIZ-PSR-ANA-DA" w:date="2015-11-06T20:33:00Z">
        <w:r w:rsidDel="0030168A">
          <w:delText xml:space="preserve">of </w:delText>
        </w:r>
      </w:del>
      <w:ins w:id="230" w:author="Grau Jan, ENT-BIZ-PSR-ANA-DA" w:date="2015-11-06T20:33:00Z">
        <w:r w:rsidR="0030168A">
          <w:t>for</w:t>
        </w:r>
        <w:r w:rsidR="0030168A">
          <w:t xml:space="preserve"> </w:t>
        </w:r>
      </w:ins>
      <w:r>
        <w:t xml:space="preserve">the different partners of the Global Atlas in order to continue growing. The data provider and the software developers play a very vital role for the Global Atlas. </w:t>
      </w:r>
      <w:del w:id="231" w:author="Grau Jan, ENT-BIZ-PSR-ANA-DA" w:date="2015-11-06T20:33:00Z">
        <w:r w:rsidDel="0030168A">
          <w:delText>B</w:delText>
        </w:r>
      </w:del>
      <w:ins w:id="232" w:author="Grau Jan, ENT-BIZ-PSR-ANA-DA" w:date="2015-11-06T20:33:00Z">
        <w:r w:rsidR="0030168A">
          <w:t>In b</w:t>
        </w:r>
      </w:ins>
      <w:r>
        <w:t xml:space="preserve">eing able to provide them with services, the Global Atlas can hope for a positive feedback loop to set in. For this </w:t>
      </w:r>
      <w:del w:id="233" w:author="Grau Jan, ENT-BIZ-PSR-ANA-DA" w:date="2015-11-06T20:33:00Z">
        <w:r w:rsidDel="0030168A">
          <w:delText>however, also</w:delText>
        </w:r>
      </w:del>
      <w:ins w:id="234" w:author="Grau Jan, ENT-BIZ-PSR-ANA-DA" w:date="2015-11-06T20:33:00Z">
        <w:r w:rsidR="0030168A">
          <w:t>to occur</w:t>
        </w:r>
      </w:ins>
      <w:r>
        <w:t xml:space="preserve"> growth is needed.</w:t>
      </w:r>
    </w:p>
    <w:p w14:paraId="45A75000" w14:textId="41139987" w:rsidR="001F675F" w:rsidRPr="006F6CA6" w:rsidRDefault="00272AD4" w:rsidP="00E32156">
      <w:pPr>
        <w:pStyle w:val="berschrift2"/>
        <w:jc w:val="both"/>
        <w:rPr>
          <w:color w:val="808080" w:themeColor="background1" w:themeShade="80"/>
        </w:rPr>
      </w:pPr>
      <w:bookmarkStart w:id="235" w:name="_Toc434241887"/>
      <w:r w:rsidRPr="006F6CA6">
        <w:rPr>
          <w:color w:val="808080" w:themeColor="background1" w:themeShade="80"/>
        </w:rPr>
        <w:t>2</w:t>
      </w:r>
      <w:r w:rsidR="007E3914" w:rsidRPr="006F6CA6">
        <w:rPr>
          <w:color w:val="808080" w:themeColor="background1" w:themeShade="80"/>
        </w:rPr>
        <w:t>.6</w:t>
      </w:r>
      <w:r w:rsidR="001F675F" w:rsidRPr="006F6CA6">
        <w:rPr>
          <w:color w:val="808080" w:themeColor="background1" w:themeShade="80"/>
        </w:rPr>
        <w:t xml:space="preserve"> Competition</w:t>
      </w:r>
      <w:bookmarkEnd w:id="235"/>
    </w:p>
    <w:p w14:paraId="0178CF20" w14:textId="7487E0A0" w:rsidR="007B0B17" w:rsidRDefault="007B0B17" w:rsidP="00E32156">
      <w:pPr>
        <w:spacing w:line="360" w:lineRule="auto"/>
        <w:jc w:val="both"/>
      </w:pPr>
      <w:r>
        <w:t xml:space="preserve">In this section, the </w:t>
      </w:r>
      <w:del w:id="236" w:author="Grau Jan, ENT-BIZ-PSR-ANA-DA" w:date="2015-11-06T20:33:00Z">
        <w:r w:rsidDel="0030168A">
          <w:delText xml:space="preserve">competition </w:delText>
        </w:r>
      </w:del>
      <w:ins w:id="237" w:author="Grau Jan, ENT-BIZ-PSR-ANA-DA" w:date="2015-11-06T20:33:00Z">
        <w:r w:rsidR="0030168A">
          <w:t>competitive</w:t>
        </w:r>
        <w:r w:rsidR="0030168A">
          <w:t xml:space="preserve"> </w:t>
        </w:r>
      </w:ins>
      <w:r>
        <w:t xml:space="preserve">environment of the Global Atlas will be </w:t>
      </w:r>
      <w:del w:id="238" w:author="Grau Jan, ENT-BIZ-PSR-ANA-DA" w:date="2015-11-06T20:33:00Z">
        <w:r w:rsidDel="0030168A">
          <w:delText>displayed</w:delText>
        </w:r>
      </w:del>
      <w:ins w:id="239" w:author="Grau Jan, ENT-BIZ-PSR-ANA-DA" w:date="2015-11-06T20:33:00Z">
        <w:r w:rsidR="0030168A">
          <w:t>evaluated</w:t>
        </w:r>
      </w:ins>
      <w:r>
        <w:t xml:space="preserve">. Several possible </w:t>
      </w:r>
      <w:r w:rsidR="00C0737B">
        <w:t>competing</w:t>
      </w:r>
      <w:r w:rsidR="00060EC4">
        <w:t xml:space="preserve"> </w:t>
      </w:r>
      <w:r w:rsidR="00C0737B">
        <w:t>organizations</w:t>
      </w:r>
      <w:r w:rsidR="00060EC4">
        <w:t xml:space="preserve"> are named and their field of expertise is explained. The competition analysis was </w:t>
      </w:r>
      <w:del w:id="240" w:author="Grau Jan, ENT-BIZ-PSR-ANA-DA" w:date="2015-11-06T20:34:00Z">
        <w:r w:rsidR="00060EC4" w:rsidDel="0030168A">
          <w:delText>ca</w:delText>
        </w:r>
        <w:r w:rsidR="00C0737B" w:rsidDel="0030168A">
          <w:delText>rried out</w:delText>
        </w:r>
      </w:del>
      <w:ins w:id="241" w:author="Grau Jan, ENT-BIZ-PSR-ANA-DA" w:date="2015-11-06T20:34:00Z">
        <w:r w:rsidR="0030168A">
          <w:t>conducted</w:t>
        </w:r>
      </w:ins>
      <w:r w:rsidR="00C0737B">
        <w:t xml:space="preserve"> in cooperation with Abdumalik</w:t>
      </w:r>
      <w:r w:rsidR="00060EC4">
        <w:t xml:space="preserve"> O</w:t>
      </w:r>
      <w:r w:rsidR="00C0737B">
        <w:t>richa</w:t>
      </w:r>
      <w:r w:rsidR="00060EC4">
        <w:t xml:space="preserve"> Ali</w:t>
      </w:r>
      <w:r w:rsidR="00C0737B">
        <w:t xml:space="preserve"> in the interview from July 7</w:t>
      </w:r>
      <w:del w:id="242" w:author="Grau Jan, ENT-BIZ-PSR-ANA-DA" w:date="2015-11-06T20:34:00Z">
        <w:r w:rsidR="00C0737B" w:rsidRPr="00C0737B" w:rsidDel="0030168A">
          <w:rPr>
            <w:vertAlign w:val="superscript"/>
          </w:rPr>
          <w:delText>th</w:delText>
        </w:r>
      </w:del>
      <w:r w:rsidR="00C0737B">
        <w:t>, 2015</w:t>
      </w:r>
      <w:r w:rsidR="00060EC4">
        <w:t>.</w:t>
      </w:r>
    </w:p>
    <w:p w14:paraId="647FA2DE" w14:textId="586B1F7E" w:rsidR="0030168A" w:rsidRDefault="003024BF" w:rsidP="00E32156">
      <w:pPr>
        <w:spacing w:line="360" w:lineRule="auto"/>
        <w:jc w:val="both"/>
        <w:rPr>
          <w:ins w:id="243" w:author="Grau Jan, ENT-BIZ-PSR-ANA-DA" w:date="2015-11-06T20:39:00Z"/>
        </w:rPr>
      </w:pPr>
      <w:r w:rsidRPr="001F675F">
        <w:lastRenderedPageBreak/>
        <w:t xml:space="preserve">Despite </w:t>
      </w:r>
      <w:del w:id="244" w:author="Grau Jan, ENT-BIZ-PSR-ANA-DA" w:date="2015-11-06T20:34:00Z">
        <w:r w:rsidRPr="001F675F" w:rsidDel="0030168A">
          <w:delText>being in the market for offering information on renewable energy, where even</w:delText>
        </w:r>
      </w:del>
      <w:ins w:id="245" w:author="Grau Jan, ENT-BIZ-PSR-ANA-DA" w:date="2015-11-06T20:34:00Z">
        <w:r w:rsidR="0030168A">
          <w:t>the existence of</w:t>
        </w:r>
      </w:ins>
      <w:r w:rsidRPr="001F675F">
        <w:t xml:space="preserve"> several providers of maps containing information on renewable energy</w:t>
      </w:r>
      <w:del w:id="246" w:author="Grau Jan, ENT-BIZ-PSR-ANA-DA" w:date="2015-11-06T20:34:00Z">
        <w:r w:rsidRPr="001F675F" w:rsidDel="0030168A">
          <w:delText xml:space="preserve"> or offering information on renewable energy</w:delText>
        </w:r>
      </w:del>
      <w:r w:rsidR="00A62AB7">
        <w:t xml:space="preserve">, </w:t>
      </w:r>
      <w:r w:rsidRPr="001F675F">
        <w:t>for example reegle (</w:t>
      </w:r>
      <w:r w:rsidR="00E049A6" w:rsidRPr="001F675F">
        <w:t>reegle, n.d.</w:t>
      </w:r>
      <w:r w:rsidRPr="001F675F">
        <w:t>), REN21 (</w:t>
      </w:r>
      <w:r w:rsidR="00E049A6" w:rsidRPr="001F675F">
        <w:t>REN21, 2015</w:t>
      </w:r>
      <w:r w:rsidRPr="001F675F">
        <w:t>), REEEP (</w:t>
      </w:r>
      <w:r w:rsidR="005226D7" w:rsidRPr="001F675F">
        <w:t>REEEP, 2015</w:t>
      </w:r>
      <w:r w:rsidRPr="001F675F">
        <w:t>) or SWERA (</w:t>
      </w:r>
      <w:r w:rsidR="005226D7" w:rsidRPr="001F675F">
        <w:t>OpenEI, n.d.</w:t>
      </w:r>
      <w:r w:rsidR="006467B4" w:rsidRPr="001F675F">
        <w:t>-a</w:t>
      </w:r>
      <w:r w:rsidRPr="001F675F">
        <w:t xml:space="preserve">) exist, there is no direct competitor of the Global Atlas </w:t>
      </w:r>
      <w:del w:id="247" w:author="Grau Jan, ENT-BIZ-PSR-ANA-DA" w:date="2015-11-06T20:35:00Z">
        <w:r w:rsidRPr="001F675F" w:rsidDel="0030168A">
          <w:delText xml:space="preserve">as </w:delText>
        </w:r>
      </w:del>
      <w:ins w:id="248" w:author="Grau Jan, ENT-BIZ-PSR-ANA-DA" w:date="2015-11-06T20:35:00Z">
        <w:r w:rsidR="0030168A">
          <w:t>according</w:t>
        </w:r>
        <w:r w:rsidR="0030168A" w:rsidRPr="001F675F">
          <w:t xml:space="preserve"> </w:t>
        </w:r>
      </w:ins>
      <w:r w:rsidRPr="001F675F">
        <w:t>Ali (</w:t>
      </w:r>
      <w:r w:rsidR="006467B4" w:rsidRPr="001F675F">
        <w:t xml:space="preserve">interview, July 7th, </w:t>
      </w:r>
      <w:r w:rsidRPr="001F675F">
        <w:t>2015)</w:t>
      </w:r>
      <w:del w:id="249" w:author="Grau Jan, ENT-BIZ-PSR-ANA-DA" w:date="2015-11-06T20:35:00Z">
        <w:r w:rsidRPr="001F675F" w:rsidDel="0030168A">
          <w:delText xml:space="preserve"> points out</w:delText>
        </w:r>
      </w:del>
      <w:r w:rsidRPr="001F675F">
        <w:t>. The Global Atlas is offering resource mapping information, where as REN21 or REEEP are groups focusing on implementing the best policies on renewable energy to every institution. Hence, their map display</w:t>
      </w:r>
      <w:r w:rsidR="00A62AB7">
        <w:t>s</w:t>
      </w:r>
      <w:r w:rsidRPr="001F675F">
        <w:t xml:space="preserve"> all the results of the policies</w:t>
      </w:r>
      <w:r w:rsidR="00A62AB7">
        <w:t>,</w:t>
      </w:r>
      <w:del w:id="250" w:author="Grau Jan, ENT-BIZ-PSR-ANA-DA" w:date="2015-11-06T20:35:00Z">
        <w:r w:rsidR="00A62AB7" w:rsidDel="0030168A">
          <w:delText xml:space="preserve"> </w:delText>
        </w:r>
        <w:r w:rsidRPr="001F675F" w:rsidDel="0030168A">
          <w:delText>For example</w:delText>
        </w:r>
        <w:r w:rsidR="00A62AB7" w:rsidDel="0030168A">
          <w:delText>,</w:delText>
        </w:r>
      </w:del>
      <w:ins w:id="251" w:author="Grau Jan, ENT-BIZ-PSR-ANA-DA" w:date="2015-11-06T20:35:00Z">
        <w:r w:rsidR="0030168A">
          <w:t xml:space="preserve"> including</w:t>
        </w:r>
      </w:ins>
      <w:r w:rsidRPr="001F675F">
        <w:t xml:space="preserve"> the amount of electricity produced by the country </w:t>
      </w:r>
      <w:ins w:id="252" w:author="Grau Jan, ENT-BIZ-PSR-ANA-DA" w:date="2015-11-06T20:35:00Z">
        <w:r w:rsidR="0030168A">
          <w:t xml:space="preserve">as </w:t>
        </w:r>
      </w:ins>
      <w:r w:rsidRPr="001F675F">
        <w:t>compared to its fed-in-tariffs. Reegle</w:t>
      </w:r>
      <w:ins w:id="253" w:author="Grau Jan, ENT-BIZ-PSR-ANA-DA" w:date="2015-11-06T20:36:00Z">
        <w:r w:rsidR="0030168A">
          <w:t>,</w:t>
        </w:r>
      </w:ins>
      <w:r w:rsidRPr="001F675F">
        <w:t xml:space="preserve"> on the other hand</w:t>
      </w:r>
      <w:r w:rsidR="00A62AB7">
        <w:t>,</w:t>
      </w:r>
      <w:r w:rsidRPr="001F675F">
        <w:t xml:space="preserve"> focus</w:t>
      </w:r>
      <w:r w:rsidR="00A62AB7">
        <w:t>es</w:t>
      </w:r>
      <w:r w:rsidRPr="001F675F">
        <w:t xml:space="preserve"> on clean energy, i.e. to show where clean energy (renewable energy) is produced as well as to provide information on how the energy is produced and how the policies </w:t>
      </w:r>
      <w:ins w:id="254" w:author="Grau Jan, ENT-BIZ-PSR-ANA-DA" w:date="2015-11-06T20:36:00Z">
        <w:r w:rsidR="0030168A">
          <w:t xml:space="preserve">should be defined </w:t>
        </w:r>
      </w:ins>
      <w:del w:id="255" w:author="Grau Jan, ENT-BIZ-PSR-ANA-DA" w:date="2015-11-06T20:36:00Z">
        <w:r w:rsidRPr="001F675F" w:rsidDel="0030168A">
          <w:delText xml:space="preserve">are </w:delText>
        </w:r>
      </w:del>
      <w:r w:rsidRPr="001F675F">
        <w:t>(</w:t>
      </w:r>
      <w:r w:rsidR="006467B4" w:rsidRPr="001F675F">
        <w:t>reegle, n.d.</w:t>
      </w:r>
      <w:r w:rsidRPr="001F675F">
        <w:t xml:space="preserve">). The closest provider of information on the availability of renewable resources </w:t>
      </w:r>
      <w:r w:rsidR="00A16AC5">
        <w:t xml:space="preserve">and therefore the biggest competing institution </w:t>
      </w:r>
      <w:r w:rsidRPr="001F675F">
        <w:t>is SWERA (Solar and Wind Resource Assessment). SWERA is a program started in 2001 by the United Nation Environment Program</w:t>
      </w:r>
      <w:ins w:id="256" w:author="Grau Jan, ENT-BIZ-PSR-ANA-DA" w:date="2015-11-06T20:37:00Z">
        <w:r w:rsidR="0030168A">
          <w:t>,</w:t>
        </w:r>
      </w:ins>
      <w:r w:rsidRPr="001F675F">
        <w:t xml:space="preserve"> (UNEP) in order to bring together data </w:t>
      </w:r>
      <w:del w:id="257" w:author="Grau Jan, ENT-BIZ-PSR-ANA-DA" w:date="2015-11-06T20:37:00Z">
        <w:r w:rsidRPr="001F675F" w:rsidDel="0030168A">
          <w:delText xml:space="preserve">sets </w:delText>
        </w:r>
      </w:del>
      <w:r w:rsidRPr="001F675F">
        <w:t xml:space="preserve">on renewable energy as well as analysis tool to analyze the data </w:t>
      </w:r>
      <w:del w:id="258" w:author="Grau Jan, ENT-BIZ-PSR-ANA-DA" w:date="2015-11-06T20:37:00Z">
        <w:r w:rsidRPr="001F675F" w:rsidDel="0030168A">
          <w:delText xml:space="preserve">sets </w:delText>
        </w:r>
      </w:del>
      <w:r w:rsidR="006467B4" w:rsidRPr="001F675F">
        <w:t>(OpenEI, n.d.-a)</w:t>
      </w:r>
      <w:r w:rsidR="00060EC4">
        <w:t>.</w:t>
      </w:r>
      <w:r w:rsidRPr="001F675F">
        <w:t xml:space="preserve"> Compared to the Global Atlas</w:t>
      </w:r>
      <w:r w:rsidR="00431E85">
        <w:t>,</w:t>
      </w:r>
      <w:r w:rsidRPr="001F675F">
        <w:t xml:space="preserve"> SWERA is much older than the Atlas in terms of </w:t>
      </w:r>
      <w:r w:rsidR="00C03E0D">
        <w:t xml:space="preserve">both </w:t>
      </w:r>
      <w:r w:rsidRPr="001F675F">
        <w:t xml:space="preserve">the program </w:t>
      </w:r>
      <w:r w:rsidR="00060EC4">
        <w:t xml:space="preserve">itself </w:t>
      </w:r>
      <w:r w:rsidR="00C03E0D">
        <w:t>and</w:t>
      </w:r>
      <w:r w:rsidR="00060EC4">
        <w:t xml:space="preserve"> the data</w:t>
      </w:r>
      <w:del w:id="259" w:author="Grau Jan, ENT-BIZ-PSR-ANA-DA" w:date="2015-11-06T20:38:00Z">
        <w:r w:rsidR="00060EC4" w:rsidDel="0030168A">
          <w:delText xml:space="preserve"> sets</w:delText>
        </w:r>
      </w:del>
      <w:r w:rsidR="00A16AC5">
        <w:t>. Additionally, SWERA is</w:t>
      </w:r>
      <w:r w:rsidR="00C03E0D">
        <w:t xml:space="preserve"> as</w:t>
      </w:r>
      <w:r w:rsidRPr="001F675F">
        <w:t xml:space="preserve"> not a wor</w:t>
      </w:r>
      <w:r w:rsidR="006467B4" w:rsidRPr="001F675F">
        <w:t>ldwide program as the Global At</w:t>
      </w:r>
      <w:r w:rsidRPr="001F675F">
        <w:t>l</w:t>
      </w:r>
      <w:r w:rsidR="006467B4" w:rsidRPr="001F675F">
        <w:t>a</w:t>
      </w:r>
      <w:r w:rsidRPr="001F675F">
        <w:t>s is (</w:t>
      </w:r>
      <w:r w:rsidR="006467B4" w:rsidRPr="001F675F">
        <w:t xml:space="preserve">A. O. </w:t>
      </w:r>
      <w:r w:rsidRPr="001F675F">
        <w:t>Ali,</w:t>
      </w:r>
      <w:r w:rsidR="00FA78AB">
        <w:t xml:space="preserve"> interview, July 7</w:t>
      </w:r>
      <w:del w:id="260" w:author="Grau Jan, ENT-BIZ-PSR-ANA-DA" w:date="2015-11-06T20:37:00Z">
        <w:r w:rsidR="00FA78AB" w:rsidRPr="00FA78AB" w:rsidDel="0030168A">
          <w:rPr>
            <w:vertAlign w:val="superscript"/>
          </w:rPr>
          <w:delText>th</w:delText>
        </w:r>
      </w:del>
      <w:r w:rsidR="006467B4" w:rsidRPr="001F675F">
        <w:t>,</w:t>
      </w:r>
      <w:r w:rsidRPr="001F675F">
        <w:t xml:space="preserve"> 2015). </w:t>
      </w:r>
      <w:del w:id="261" w:author="Grau Jan, ENT-BIZ-PSR-ANA-DA" w:date="2015-11-06T20:38:00Z">
        <w:r w:rsidR="007B6328" w:rsidDel="0030168A">
          <w:delText>Especially for</w:delText>
        </w:r>
      </w:del>
      <w:ins w:id="262" w:author="Grau Jan, ENT-BIZ-PSR-ANA-DA" w:date="2015-11-06T20:38:00Z">
        <w:r w:rsidR="0030168A">
          <w:t>Particularly in</w:t>
        </w:r>
      </w:ins>
      <w:r w:rsidR="007B6328">
        <w:t xml:space="preserve"> providing information about the potential of renewable energy, the stakeholder will always want to have the newest data available to them (P. Kenol, interview, August 6</w:t>
      </w:r>
      <w:del w:id="263" w:author="Grau Jan, ENT-BIZ-PSR-ANA-DA" w:date="2015-11-06T20:38:00Z">
        <w:r w:rsidR="007B6328" w:rsidDel="0030168A">
          <w:delText>th</w:delText>
        </w:r>
      </w:del>
      <w:r w:rsidR="007B6328">
        <w:t xml:space="preserve">, 2015). </w:t>
      </w:r>
      <w:r w:rsidRPr="001F675F">
        <w:t>Additionally</w:t>
      </w:r>
      <w:r w:rsidR="00C03E0D">
        <w:t>,</w:t>
      </w:r>
      <w:r w:rsidRPr="001F675F">
        <w:t xml:space="preserve"> the data sets published by SWERA </w:t>
      </w:r>
      <w:del w:id="264" w:author="Grau Jan, ENT-BIZ-PSR-ANA-DA" w:date="2015-11-06T20:38:00Z">
        <w:r w:rsidRPr="001F675F" w:rsidDel="0030168A">
          <w:delText xml:space="preserve">are </w:delText>
        </w:r>
      </w:del>
      <w:ins w:id="265" w:author="Grau Jan, ENT-BIZ-PSR-ANA-DA" w:date="2015-11-06T20:38:00Z">
        <w:r w:rsidR="0030168A">
          <w:t>is</w:t>
        </w:r>
        <w:r w:rsidR="0030168A" w:rsidRPr="001F675F">
          <w:t xml:space="preserve"> </w:t>
        </w:r>
      </w:ins>
      <w:r w:rsidRPr="001F675F">
        <w:t xml:space="preserve">already included and </w:t>
      </w:r>
      <w:del w:id="266" w:author="Grau Jan, ENT-BIZ-PSR-ANA-DA" w:date="2015-11-06T20:39:00Z">
        <w:r w:rsidRPr="001F675F" w:rsidDel="0030168A">
          <w:delText>complemented with</w:delText>
        </w:r>
      </w:del>
      <w:ins w:id="267" w:author="Grau Jan, ENT-BIZ-PSR-ANA-DA" w:date="2015-11-06T20:39:00Z">
        <w:r w:rsidR="0030168A">
          <w:t>inclusive of</w:t>
        </w:r>
      </w:ins>
      <w:r w:rsidRPr="001F675F">
        <w:t xml:space="preserve"> o</w:t>
      </w:r>
      <w:r w:rsidR="009317A1" w:rsidRPr="001F675F">
        <w:t xml:space="preserve">ther resource maps and </w:t>
      </w:r>
      <w:del w:id="268" w:author="Grau Jan, ENT-BIZ-PSR-ANA-DA" w:date="2015-11-06T20:39:00Z">
        <w:r w:rsidR="009317A1" w:rsidRPr="001F675F" w:rsidDel="00CE6AFF">
          <w:delText xml:space="preserve">analysis </w:delText>
        </w:r>
      </w:del>
      <w:ins w:id="269" w:author="Grau Jan, ENT-BIZ-PSR-ANA-DA" w:date="2015-11-06T20:39:00Z">
        <w:r w:rsidR="00CE6AFF">
          <w:t>analytical</w:t>
        </w:r>
        <w:r w:rsidR="00CE6AFF" w:rsidRPr="001F675F">
          <w:t xml:space="preserve"> </w:t>
        </w:r>
      </w:ins>
      <w:r w:rsidR="009317A1" w:rsidRPr="001F675F">
        <w:t xml:space="preserve">tools. </w:t>
      </w:r>
    </w:p>
    <w:p w14:paraId="77AE5AB3" w14:textId="164F1AC6" w:rsidR="00A16AC5" w:rsidRDefault="009317A1" w:rsidP="00E32156">
      <w:pPr>
        <w:spacing w:line="360" w:lineRule="auto"/>
        <w:jc w:val="both"/>
      </w:pPr>
      <w:r w:rsidRPr="001F675F">
        <w:t>Another program providing information on renewable energy resource mapping is OpenEI (Open Energy Info) (OpenEI, n.d.-b).</w:t>
      </w:r>
      <w:r w:rsidR="00C0737B">
        <w:t xml:space="preserve"> </w:t>
      </w:r>
      <w:r w:rsidR="003024BF" w:rsidRPr="001F675F">
        <w:t>This platform is constructed as a wiki-page where everyone can upload his or her information on renewable energy</w:t>
      </w:r>
      <w:del w:id="270" w:author="Grau Jan, ENT-BIZ-PSR-ANA-DA" w:date="2015-11-06T20:39:00Z">
        <w:r w:rsidR="003024BF" w:rsidRPr="001F675F" w:rsidDel="00CE6AFF">
          <w:delText xml:space="preserve"> information</w:delText>
        </w:r>
      </w:del>
      <w:r w:rsidR="003024BF" w:rsidRPr="001F675F">
        <w:t>. One can even upload new datasets directly onto the platform. Compared to the Global Atlas however, OpenEI</w:t>
      </w:r>
      <w:r w:rsidR="00C03E0D">
        <w:t>,</w:t>
      </w:r>
      <w:r w:rsidR="00A16AC5">
        <w:t xml:space="preserve"> </w:t>
      </w:r>
      <w:r w:rsidR="003024BF" w:rsidRPr="001F675F">
        <w:t>despite having similar information</w:t>
      </w:r>
      <w:r w:rsidR="00C03E0D">
        <w:t>, lacks a</w:t>
      </w:r>
      <w:r w:rsidR="00A16AC5">
        <w:t xml:space="preserve"> proper </w:t>
      </w:r>
      <w:r w:rsidR="003024BF" w:rsidRPr="001F675F">
        <w:t>GIS system, which allows users to combine the different datasets. Additionally</w:t>
      </w:r>
      <w:r w:rsidR="00C03E0D">
        <w:t>,</w:t>
      </w:r>
      <w:r w:rsidR="003024BF" w:rsidRPr="001F675F">
        <w:t xml:space="preserve"> wiki-pages always have the problem </w:t>
      </w:r>
      <w:del w:id="271" w:author="Grau Jan, ENT-BIZ-PSR-ANA-DA" w:date="2015-11-06T20:40:00Z">
        <w:r w:rsidR="003024BF" w:rsidRPr="001F675F" w:rsidDel="00CE6AFF">
          <w:delText xml:space="preserve">about </w:delText>
        </w:r>
      </w:del>
      <w:ins w:id="272" w:author="Grau Jan, ENT-BIZ-PSR-ANA-DA" w:date="2015-11-06T20:40:00Z">
        <w:r w:rsidR="00CE6AFF">
          <w:t>regarding</w:t>
        </w:r>
      </w:ins>
      <w:del w:id="273" w:author="Grau Jan, ENT-BIZ-PSR-ANA-DA" w:date="2015-11-06T20:40:00Z">
        <w:r w:rsidR="003024BF" w:rsidRPr="001F675F" w:rsidDel="00CE6AFF">
          <w:delText>the</w:delText>
        </w:r>
      </w:del>
      <w:r w:rsidR="003024BF" w:rsidRPr="001F675F">
        <w:t xml:space="preserve"> data quality (</w:t>
      </w:r>
      <w:r w:rsidR="007903E8" w:rsidRPr="001F675F">
        <w:t>Stvilia, B., Twidale, M., Gasser, L. &amp; Smith L. C., 2005, p. 8</w:t>
      </w:r>
      <w:r w:rsidR="003024BF" w:rsidRPr="001F675F">
        <w:t xml:space="preserve">). This issue </w:t>
      </w:r>
      <w:del w:id="274" w:author="Grau Jan, ENT-BIZ-PSR-ANA-DA" w:date="2015-11-06T20:40:00Z">
        <w:r w:rsidR="003024BF" w:rsidRPr="001F675F" w:rsidDel="00CE6AFF">
          <w:delText xml:space="preserve">is </w:delText>
        </w:r>
      </w:del>
      <w:r w:rsidR="003024BF" w:rsidRPr="001F675F">
        <w:t>also concern</w:t>
      </w:r>
      <w:ins w:id="275" w:author="Grau Jan, ENT-BIZ-PSR-ANA-DA" w:date="2015-11-06T20:40:00Z">
        <w:r w:rsidR="00CE6AFF">
          <w:t>ed</w:t>
        </w:r>
      </w:ins>
      <w:del w:id="276" w:author="Grau Jan, ENT-BIZ-PSR-ANA-DA" w:date="2015-11-06T20:40:00Z">
        <w:r w:rsidR="003024BF" w:rsidRPr="001F675F" w:rsidDel="00CE6AFF">
          <w:delText>ing</w:delText>
        </w:r>
      </w:del>
      <w:r w:rsidR="003024BF" w:rsidRPr="001F675F">
        <w:t xml:space="preserve"> the Global Atlas, but the Global Atlas </w:t>
      </w:r>
      <w:r w:rsidR="00431E85">
        <w:t>was</w:t>
      </w:r>
      <w:r w:rsidR="003024BF" w:rsidRPr="001F675F">
        <w:t xml:space="preserve"> able to launch several initiatives on this topic, where the Global Atlas in collaboration with worldwide experts </w:t>
      </w:r>
      <w:del w:id="277" w:author="Grau Jan, ENT-BIZ-PSR-ANA-DA" w:date="2015-11-06T20:41:00Z">
        <w:r w:rsidR="003024BF" w:rsidRPr="001F675F" w:rsidDel="00CE6AFF">
          <w:delText>on this data is taking</w:delText>
        </w:r>
      </w:del>
      <w:ins w:id="278" w:author="Grau Jan, ENT-BIZ-PSR-ANA-DA" w:date="2015-11-06T20:41:00Z">
        <w:r w:rsidR="00CE6AFF">
          <w:t>in order to take</w:t>
        </w:r>
      </w:ins>
      <w:del w:id="279" w:author="Grau Jan, ENT-BIZ-PSR-ANA-DA" w:date="2015-11-06T20:41:00Z">
        <w:r w:rsidR="003024BF" w:rsidRPr="001F675F" w:rsidDel="00CE6AFF">
          <w:delText xml:space="preserve"> several steps in order</w:delText>
        </w:r>
      </w:del>
      <w:ins w:id="280" w:author="Grau Jan, ENT-BIZ-PSR-ANA-DA" w:date="2015-11-06T20:41:00Z">
        <w:r w:rsidR="00CE6AFF">
          <w:t xml:space="preserve"> preventive measures</w:t>
        </w:r>
      </w:ins>
      <w:r w:rsidR="003024BF" w:rsidRPr="001F675F">
        <w:t xml:space="preserve"> to enhance the quality of the data available in the Global Atlas</w:t>
      </w:r>
      <w:r w:rsidR="00FD2724" w:rsidRPr="001F675F">
        <w:t xml:space="preserve"> (IRENA, 2013, p. 8ff)</w:t>
      </w:r>
      <w:r w:rsidR="003024BF" w:rsidRPr="001F675F">
        <w:t xml:space="preserve">. </w:t>
      </w:r>
    </w:p>
    <w:p w14:paraId="4F005C92" w14:textId="246485C2" w:rsidR="003024BF" w:rsidRDefault="00BE70D8" w:rsidP="00E32156">
      <w:pPr>
        <w:spacing w:line="360" w:lineRule="auto"/>
        <w:jc w:val="both"/>
      </w:pPr>
      <w:del w:id="281" w:author="Grau Jan, ENT-BIZ-PSR-ANA-DA" w:date="2015-11-06T20:43:00Z">
        <w:r w:rsidDel="00CE6AFF">
          <w:delText xml:space="preserve">Another </w:delText>
        </w:r>
      </w:del>
      <w:ins w:id="282" w:author="Grau Jan, ENT-BIZ-PSR-ANA-DA" w:date="2015-11-06T20:43:00Z">
        <w:r w:rsidR="00CE6AFF">
          <w:t>An important</w:t>
        </w:r>
        <w:r w:rsidR="00CE6AFF">
          <w:t xml:space="preserve"> </w:t>
        </w:r>
      </w:ins>
      <w:r>
        <w:t xml:space="preserve">positive point concerning the Global Atlas </w:t>
      </w:r>
      <w:del w:id="283" w:author="Grau Jan, ENT-BIZ-PSR-ANA-DA" w:date="2015-11-06T20:41:00Z">
        <w:r w:rsidDel="00CE6AFF">
          <w:delText xml:space="preserve">competition </w:delText>
        </w:r>
      </w:del>
      <w:ins w:id="284" w:author="Grau Jan, ENT-BIZ-PSR-ANA-DA" w:date="2015-11-06T20:41:00Z">
        <w:r w:rsidR="00CE6AFF">
          <w:t>competitive</w:t>
        </w:r>
        <w:r w:rsidR="00CE6AFF">
          <w:t xml:space="preserve"> </w:t>
        </w:r>
      </w:ins>
      <w:r>
        <w:t xml:space="preserve">environment is the </w:t>
      </w:r>
      <w:del w:id="285" w:author="Grau Jan, ENT-BIZ-PSR-ANA-DA" w:date="2015-11-06T20:42:00Z">
        <w:r w:rsidDel="00CE6AFF">
          <w:delText xml:space="preserve">share </w:delText>
        </w:r>
      </w:del>
      <w:ins w:id="286" w:author="Grau Jan, ENT-BIZ-PSR-ANA-DA" w:date="2015-11-06T20:42:00Z">
        <w:r w:rsidR="00CE6AFF">
          <w:t>sharing</w:t>
        </w:r>
        <w:r w:rsidR="00CE6AFF">
          <w:t xml:space="preserve"> </w:t>
        </w:r>
      </w:ins>
      <w:r>
        <w:t xml:space="preserve">of the same goals by </w:t>
      </w:r>
      <w:ins w:id="287" w:author="Grau Jan, ENT-BIZ-PSR-ANA-DA" w:date="2015-11-06T20:43:00Z">
        <w:r w:rsidR="00CE6AFF">
          <w:t xml:space="preserve">all </w:t>
        </w:r>
      </w:ins>
      <w:r>
        <w:t>those organization</w:t>
      </w:r>
      <w:ins w:id="288" w:author="Grau Jan, ENT-BIZ-PSR-ANA-DA" w:date="2015-11-06T20:41:00Z">
        <w:r w:rsidR="00CE6AFF">
          <w:t>s</w:t>
        </w:r>
      </w:ins>
      <w:r>
        <w:t xml:space="preserve">, </w:t>
      </w:r>
      <w:del w:id="289" w:author="Grau Jan, ENT-BIZ-PSR-ANA-DA" w:date="2015-11-06T20:41:00Z">
        <w:r w:rsidDel="00CE6AFF">
          <w:delText>so is the</w:delText>
        </w:r>
      </w:del>
      <w:ins w:id="290" w:author="Grau Jan, ENT-BIZ-PSR-ANA-DA" w:date="2015-11-06T20:41:00Z">
        <w:r w:rsidR="00CE6AFF">
          <w:t>whose</w:t>
        </w:r>
      </w:ins>
      <w:r>
        <w:t xml:space="preserve"> goal </w:t>
      </w:r>
      <w:ins w:id="291" w:author="Grau Jan, ENT-BIZ-PSR-ANA-DA" w:date="2015-11-06T20:41:00Z">
        <w:r w:rsidR="00CE6AFF">
          <w:t xml:space="preserve">is </w:t>
        </w:r>
      </w:ins>
      <w:r>
        <w:t xml:space="preserve">to enhance the use of </w:t>
      </w:r>
      <w:r>
        <w:lastRenderedPageBreak/>
        <w:t>renewable energy</w:t>
      </w:r>
      <w:ins w:id="292" w:author="Grau Jan, ENT-BIZ-PSR-ANA-DA" w:date="2015-11-06T20:43:00Z">
        <w:r w:rsidR="00CE6AFF">
          <w:t>.</w:t>
        </w:r>
      </w:ins>
      <w:del w:id="293" w:author="Grau Jan, ENT-BIZ-PSR-ANA-DA" w:date="2015-11-06T20:43:00Z">
        <w:r w:rsidDel="00CE6AFF">
          <w:delText xml:space="preserve"> </w:delText>
        </w:r>
      </w:del>
      <w:del w:id="294" w:author="Grau Jan, ENT-BIZ-PSR-ANA-DA" w:date="2015-11-06T20:42:00Z">
        <w:r w:rsidDel="00CE6AFF">
          <w:delText>by the Global Atlas the same goal as</w:delText>
        </w:r>
      </w:del>
      <w:del w:id="295" w:author="Grau Jan, ENT-BIZ-PSR-ANA-DA" w:date="2015-11-06T20:43:00Z">
        <w:r w:rsidDel="00CE6AFF">
          <w:delText xml:space="preserve"> OpenEI, </w:delText>
        </w:r>
        <w:r w:rsidR="00641B07" w:rsidDel="00CE6AFF">
          <w:delText>r</w:delText>
        </w:r>
        <w:r w:rsidR="00060EC4" w:rsidDel="00CE6AFF">
          <w:delText xml:space="preserve">eegle, </w:delText>
        </w:r>
        <w:r w:rsidDel="00CE6AFF">
          <w:delText>etc.,</w:delText>
        </w:r>
      </w:del>
      <w:ins w:id="296" w:author="Grau Jan, ENT-BIZ-PSR-ANA-DA" w:date="2015-11-06T20:43:00Z">
        <w:r w:rsidR="00CE6AFF">
          <w:t xml:space="preserve"> This</w:t>
        </w:r>
      </w:ins>
      <w:r>
        <w:t xml:space="preserve"> </w:t>
      </w:r>
      <w:del w:id="297" w:author="Grau Jan, ENT-BIZ-PSR-ANA-DA" w:date="2015-11-06T20:42:00Z">
        <w:r w:rsidDel="00CE6AFF">
          <w:delText xml:space="preserve">this </w:delText>
        </w:r>
      </w:del>
      <w:r>
        <w:t xml:space="preserve">is what makes </w:t>
      </w:r>
      <w:r w:rsidR="00FA43CF">
        <w:t xml:space="preserve">them </w:t>
      </w:r>
      <w:r>
        <w:t>eligible to partner up, what they indeed do</w:t>
      </w:r>
      <w:r w:rsidR="003024BF" w:rsidRPr="001F675F">
        <w:t xml:space="preserve"> (</w:t>
      </w:r>
      <w:r w:rsidR="00FD2724" w:rsidRPr="001F675F">
        <w:t>Global Atlas, 2015b</w:t>
      </w:r>
      <w:r w:rsidR="003024BF" w:rsidRPr="001F675F">
        <w:t>).</w:t>
      </w:r>
      <w:r w:rsidR="00060EC4">
        <w:t xml:space="preserve"> On the example can be seen in the screenshot of </w:t>
      </w:r>
      <w:r w:rsidR="00C03E0D">
        <w:t>Figure 4</w:t>
      </w:r>
      <w:r w:rsidR="00060EC4">
        <w:t>, where</w:t>
      </w:r>
      <w:r w:rsidR="00641B07">
        <w:t xml:space="preserve"> the r</w:t>
      </w:r>
      <w:r w:rsidR="00060EC4">
        <w:t xml:space="preserve">eegle </w:t>
      </w:r>
      <w:r w:rsidR="005647A0">
        <w:t xml:space="preserve">and REN21 </w:t>
      </w:r>
      <w:r w:rsidR="00060EC4">
        <w:t xml:space="preserve">information is used to get better information on a spotted locality. </w:t>
      </w:r>
    </w:p>
    <w:p w14:paraId="13E4851D" w14:textId="77777777" w:rsidR="00C0737B" w:rsidRDefault="00C0737B" w:rsidP="00E32156">
      <w:pPr>
        <w:spacing w:line="360" w:lineRule="auto"/>
        <w:jc w:val="both"/>
      </w:pPr>
      <w:r w:rsidRPr="009317A1">
        <w:rPr>
          <w:noProof/>
          <w:lang w:val="de-CH" w:eastAsia="zh-CN"/>
        </w:rPr>
        <w:drawing>
          <wp:inline distT="0" distB="0" distL="0" distR="0" wp14:anchorId="09983743" wp14:editId="05288907">
            <wp:extent cx="4609702" cy="2629793"/>
            <wp:effectExtent l="76200" t="19050" r="76835" b="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0D36A0C" w14:textId="23609E43" w:rsidR="00C0737B" w:rsidRDefault="0080051C" w:rsidP="00E32156">
      <w:pPr>
        <w:pStyle w:val="Beschriftung"/>
        <w:jc w:val="both"/>
      </w:pPr>
      <w:bookmarkStart w:id="298" w:name="_Toc433648214"/>
      <w:r>
        <w:t xml:space="preserve">Figure </w:t>
      </w:r>
      <w:fldSimple w:instr=" SEQ Figure \* ARABIC ">
        <w:r w:rsidR="008D3461">
          <w:rPr>
            <w:noProof/>
          </w:rPr>
          <w:t>4</w:t>
        </w:r>
      </w:fldSimple>
      <w:r w:rsidRPr="00D01DFA">
        <w:t>: Competing Environment of the Global Atlas.</w:t>
      </w:r>
      <w:bookmarkEnd w:id="298"/>
    </w:p>
    <w:p w14:paraId="1A85F68B" w14:textId="77777777" w:rsidR="00F2292D" w:rsidRPr="001F675F" w:rsidRDefault="00F2292D" w:rsidP="00E32156">
      <w:pPr>
        <w:spacing w:line="360" w:lineRule="auto"/>
        <w:jc w:val="both"/>
      </w:pPr>
    </w:p>
    <w:p w14:paraId="5BEC2454" w14:textId="3E81C3B5" w:rsidR="003024BF" w:rsidRPr="001F675F" w:rsidRDefault="006B356F" w:rsidP="00E32156">
      <w:pPr>
        <w:spacing w:line="360" w:lineRule="auto"/>
        <w:jc w:val="both"/>
      </w:pPr>
      <w:r>
        <w:t>In the private sector</w:t>
      </w:r>
      <w:r w:rsidR="003024BF" w:rsidRPr="001F675F">
        <w:t xml:space="preserve"> there are several providers of resource maps as well. For example SolarGIS or DWS2Power (</w:t>
      </w:r>
      <w:r w:rsidR="00FD2724" w:rsidRPr="001F675F">
        <w:t>SolarGIS, 2015</w:t>
      </w:r>
      <w:r w:rsidR="003024BF" w:rsidRPr="001F675F">
        <w:t>). These companies however, are selling the maps instead of providing the information of the map for free. Furthermore, those private map providers are not used as a first screening tool, but are in t</w:t>
      </w:r>
      <w:r w:rsidR="005647A0">
        <w:t>he section of bankable maps as indicated in chapter 3.4.</w:t>
      </w:r>
    </w:p>
    <w:p w14:paraId="0D3A9BD0" w14:textId="05D7779D" w:rsidR="003024BF" w:rsidRDefault="00C03E0D" w:rsidP="00E32156">
      <w:pPr>
        <w:spacing w:line="360" w:lineRule="auto"/>
        <w:jc w:val="both"/>
      </w:pPr>
      <w:r>
        <w:t>It can be said conclusively that in</w:t>
      </w:r>
      <w:r w:rsidR="003024BF" w:rsidRPr="001F675F">
        <w:t xml:space="preserve"> the specific field of first screening, the Global Atlas is th</w:t>
      </w:r>
      <w:r w:rsidR="00347142" w:rsidRPr="001F675F">
        <w:t xml:space="preserve">e best tool currently available. What makes the Global Atlas unique is the </w:t>
      </w:r>
      <w:r w:rsidR="00431E85" w:rsidRPr="001F675F">
        <w:t>worldwide</w:t>
      </w:r>
      <w:r w:rsidR="00347142" w:rsidRPr="001F675F">
        <w:t xml:space="preserve"> cover in combination with th</w:t>
      </w:r>
      <w:r w:rsidR="00F2292D">
        <w:t>e GIS tools used to display as well as the usability</w:t>
      </w:r>
      <w:r w:rsidR="00347142" w:rsidRPr="001F675F">
        <w:t xml:space="preserve"> </w:t>
      </w:r>
      <w:r w:rsidR="00F2292D">
        <w:t xml:space="preserve">of </w:t>
      </w:r>
      <w:r w:rsidR="00347142" w:rsidRPr="001F675F">
        <w:t>the data.</w:t>
      </w:r>
      <w:r w:rsidR="00060EC4">
        <w:t xml:space="preserve"> Having similar goals as the possible competition allows the Global Atlas to </w:t>
      </w:r>
      <w:del w:id="299" w:author="Grau Jan, ENT-BIZ-PSR-ANA-DA" w:date="2015-11-06T20:44:00Z">
        <w:r w:rsidR="00060EC4" w:rsidDel="00CE6AFF">
          <w:delText xml:space="preserve">even </w:delText>
        </w:r>
      </w:del>
      <w:r w:rsidR="00060EC4">
        <w:t xml:space="preserve">work together with the organizations mentioned in this chapter, </w:t>
      </w:r>
      <w:del w:id="300" w:author="Grau Jan, ENT-BIZ-PSR-ANA-DA" w:date="2015-11-06T20:44:00Z">
        <w:r w:rsidR="00060EC4" w:rsidDel="00CE6AFF">
          <w:delText xml:space="preserve">which </w:delText>
        </w:r>
      </w:del>
      <w:r w:rsidR="00060EC4">
        <w:t>allow</w:t>
      </w:r>
      <w:ins w:id="301" w:author="Grau Jan, ENT-BIZ-PSR-ANA-DA" w:date="2015-11-06T20:44:00Z">
        <w:r w:rsidR="00CE6AFF">
          <w:t>ing</w:t>
        </w:r>
      </w:ins>
      <w:del w:id="302" w:author="Grau Jan, ENT-BIZ-PSR-ANA-DA" w:date="2015-11-06T20:44:00Z">
        <w:r w:rsidR="00060EC4" w:rsidDel="00CE6AFF">
          <w:delText>s</w:delText>
        </w:r>
      </w:del>
      <w:r w:rsidR="00060EC4">
        <w:t xml:space="preserve"> further possibilities of growth.</w:t>
      </w:r>
    </w:p>
    <w:p w14:paraId="5A299F7C" w14:textId="77777777" w:rsidR="00C0737B" w:rsidRDefault="00C0737B" w:rsidP="00E32156">
      <w:pPr>
        <w:spacing w:line="360" w:lineRule="auto"/>
        <w:jc w:val="both"/>
      </w:pPr>
      <w:r>
        <w:rPr>
          <w:noProof/>
          <w:lang w:val="de-CH" w:eastAsia="zh-CN"/>
        </w:rPr>
        <w:drawing>
          <wp:inline distT="0" distB="0" distL="0" distR="0" wp14:anchorId="46D35991" wp14:editId="5B7FF6F9">
            <wp:extent cx="3832529" cy="2017498"/>
            <wp:effectExtent l="0" t="0" r="0" b="1905"/>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459" cy="2037465"/>
                    </a:xfrm>
                    <a:prstGeom prst="rect">
                      <a:avLst/>
                    </a:prstGeom>
                    <a:noFill/>
                    <a:ln>
                      <a:noFill/>
                    </a:ln>
                  </pic:spPr>
                </pic:pic>
              </a:graphicData>
            </a:graphic>
          </wp:inline>
        </w:drawing>
      </w:r>
    </w:p>
    <w:p w14:paraId="09D8376F" w14:textId="75C165CA" w:rsidR="00C0737B" w:rsidRDefault="006F6CA6" w:rsidP="00E32156">
      <w:pPr>
        <w:pStyle w:val="Beschriftung"/>
        <w:jc w:val="both"/>
      </w:pPr>
      <w:bookmarkStart w:id="303" w:name="_Toc433648215"/>
      <w:r>
        <w:t xml:space="preserve">Figure </w:t>
      </w:r>
      <w:fldSimple w:instr=" SEQ Figure \* ARABIC ">
        <w:r w:rsidR="008D3461">
          <w:rPr>
            <w:noProof/>
          </w:rPr>
          <w:t>5</w:t>
        </w:r>
      </w:fldSimple>
      <w:r w:rsidRPr="00707236">
        <w:t>: Screenshot of the Global Atlas (Global Atlas, 2015c)</w:t>
      </w:r>
      <w:bookmarkEnd w:id="303"/>
    </w:p>
    <w:p w14:paraId="71FEE1CE" w14:textId="77777777" w:rsidR="00C0737B" w:rsidRPr="001F675F" w:rsidRDefault="00C0737B" w:rsidP="00E32156">
      <w:pPr>
        <w:spacing w:line="360" w:lineRule="auto"/>
        <w:jc w:val="both"/>
      </w:pPr>
    </w:p>
    <w:p w14:paraId="6EE82D87" w14:textId="61C13B73" w:rsidR="00AF21B2" w:rsidRPr="006F6CA6" w:rsidRDefault="00272AD4" w:rsidP="00E32156">
      <w:pPr>
        <w:pStyle w:val="berschrift2"/>
        <w:jc w:val="both"/>
        <w:rPr>
          <w:color w:val="808080" w:themeColor="background1" w:themeShade="80"/>
        </w:rPr>
      </w:pPr>
      <w:bookmarkStart w:id="304" w:name="_Toc434241888"/>
      <w:r w:rsidRPr="006F6CA6">
        <w:rPr>
          <w:color w:val="808080" w:themeColor="background1" w:themeShade="80"/>
        </w:rPr>
        <w:t>2</w:t>
      </w:r>
      <w:r w:rsidR="007E3914" w:rsidRPr="006F6CA6">
        <w:rPr>
          <w:color w:val="808080" w:themeColor="background1" w:themeShade="80"/>
        </w:rPr>
        <w:t>.7</w:t>
      </w:r>
      <w:r w:rsidR="001F675F" w:rsidRPr="006F6CA6">
        <w:rPr>
          <w:color w:val="808080" w:themeColor="background1" w:themeShade="80"/>
        </w:rPr>
        <w:t xml:space="preserve"> Situation Today</w:t>
      </w:r>
      <w:bookmarkEnd w:id="304"/>
    </w:p>
    <w:p w14:paraId="218577ED" w14:textId="74BEE9CD" w:rsidR="00060EC4" w:rsidRDefault="005647A0" w:rsidP="00E32156">
      <w:pPr>
        <w:spacing w:line="360" w:lineRule="auto"/>
        <w:jc w:val="both"/>
      </w:pPr>
      <w:r>
        <w:t xml:space="preserve">In this section, the current situation of the Atlas is </w:t>
      </w:r>
      <w:del w:id="305" w:author="Grau Jan, ENT-BIZ-PSR-ANA-DA" w:date="2015-11-06T20:44:00Z">
        <w:r w:rsidDel="00CE6AFF">
          <w:delText xml:space="preserve">displayed </w:delText>
        </w:r>
      </w:del>
      <w:ins w:id="306" w:author="Grau Jan, ENT-BIZ-PSR-ANA-DA" w:date="2015-11-06T20:44:00Z">
        <w:r w:rsidR="00CE6AFF">
          <w:t>reviewed</w:t>
        </w:r>
        <w:r w:rsidR="00CE6AFF">
          <w:t xml:space="preserve"> </w:t>
        </w:r>
      </w:ins>
      <w:r>
        <w:t xml:space="preserve">in order to work out some possibilities for the future. This is done by literature analysis on the current research on GIS tools as well as the analysis of different end-user surveys </w:t>
      </w:r>
      <w:del w:id="307" w:author="Grau Jan, ENT-BIZ-PSR-ANA-DA" w:date="2015-11-06T20:44:00Z">
        <w:r w:rsidDel="00CE6AFF">
          <w:delText>as well as</w:delText>
        </w:r>
      </w:del>
      <w:ins w:id="308" w:author="Grau Jan, ENT-BIZ-PSR-ANA-DA" w:date="2015-11-06T20:44:00Z">
        <w:r w:rsidR="00CE6AFF">
          <w:t>and</w:t>
        </w:r>
      </w:ins>
      <w:r>
        <w:t xml:space="preserve"> interviews with existing user</w:t>
      </w:r>
      <w:ins w:id="309" w:author="Grau Jan, ENT-BIZ-PSR-ANA-DA" w:date="2015-11-06T20:45:00Z">
        <w:r w:rsidR="00CE6AFF">
          <w:t>s</w:t>
        </w:r>
      </w:ins>
      <w:r>
        <w:t xml:space="preserve">. </w:t>
      </w:r>
    </w:p>
    <w:p w14:paraId="5F194E56" w14:textId="68DF1939" w:rsidR="00C0737B" w:rsidRPr="00C0737B" w:rsidRDefault="00C0737B" w:rsidP="00E32156">
      <w:pPr>
        <w:spacing w:line="360" w:lineRule="auto"/>
        <w:jc w:val="both"/>
        <w:rPr>
          <w:i/>
        </w:rPr>
      </w:pPr>
      <w:r w:rsidRPr="00C0737B">
        <w:rPr>
          <w:i/>
        </w:rPr>
        <w:t>Outlook</w:t>
      </w:r>
    </w:p>
    <w:p w14:paraId="466DC7DE" w14:textId="77777777" w:rsidR="00CE6AFF" w:rsidRDefault="00BA122E" w:rsidP="00E32156">
      <w:pPr>
        <w:spacing w:line="360" w:lineRule="auto"/>
        <w:jc w:val="both"/>
        <w:rPr>
          <w:ins w:id="310" w:author="Grau Jan, ENT-BIZ-PSR-ANA-DA" w:date="2015-11-06T20:46:00Z"/>
        </w:rPr>
      </w:pPr>
      <w:r w:rsidRPr="001F675F">
        <w:t xml:space="preserve">Not only </w:t>
      </w:r>
      <w:ins w:id="311" w:author="Grau Jan, ENT-BIZ-PSR-ANA-DA" w:date="2015-11-06T20:45:00Z">
        <w:r w:rsidR="00CE6AFF">
          <w:t xml:space="preserve">did </w:t>
        </w:r>
      </w:ins>
      <w:r w:rsidRPr="001F675F">
        <w:t>Voivontas, Assimacopoulos, Mourelatos &amp; Corominas (1998, p. 333) discover</w:t>
      </w:r>
      <w:del w:id="312" w:author="Grau Jan, ENT-BIZ-PSR-ANA-DA" w:date="2015-11-06T20:45:00Z">
        <w:r w:rsidRPr="001F675F" w:rsidDel="00CE6AFF">
          <w:delText>ed</w:delText>
        </w:r>
      </w:del>
      <w:r w:rsidRPr="001F675F">
        <w:t xml:space="preserve"> the usefulness of a GIS tool for the modeling of renewable energy</w:t>
      </w:r>
      <w:r w:rsidR="002B3BC2" w:rsidRPr="001F675F">
        <w:t xml:space="preserve"> worldwide</w:t>
      </w:r>
      <w:r w:rsidRPr="001F675F">
        <w:t xml:space="preserve"> (Sorensen &amp; Meibom, 1999, </w:t>
      </w:r>
      <w:r w:rsidR="002B3BC2" w:rsidRPr="001F675F">
        <w:t xml:space="preserve">p. 1262; </w:t>
      </w:r>
      <w:r w:rsidRPr="001F675F">
        <w:t xml:space="preserve">Yue &amp; Wang, 2004, </w:t>
      </w:r>
      <w:r w:rsidR="002B3BC2" w:rsidRPr="001F675F">
        <w:t xml:space="preserve">p. 730; Ramachandra &amp; Shruthi, 2006, p. 1460). In 2014, a study developed by Resch, Sagl, Törnros, Bachmaier, Eggers, </w:t>
      </w:r>
      <w:r w:rsidR="00D24476" w:rsidRPr="001F675F">
        <w:t xml:space="preserve">Herkel, Narmsara and Gündra (p. 662) outlined the challenges and future research avenues for the GIS-based planning and modeling for renewable energy. The GIS tool is widely </w:t>
      </w:r>
      <w:r w:rsidR="00431E85">
        <w:t xml:space="preserve">used </w:t>
      </w:r>
      <w:r w:rsidR="00D24476" w:rsidRPr="001F675F">
        <w:t xml:space="preserve">in the field of renewable energy </w:t>
      </w:r>
      <w:del w:id="313" w:author="Grau Jan, ENT-BIZ-PSR-ANA-DA" w:date="2015-11-06T20:45:00Z">
        <w:r w:rsidR="00442ABA" w:rsidRPr="001F675F" w:rsidDel="00CE6AFF">
          <w:delText>for example</w:delText>
        </w:r>
      </w:del>
      <w:ins w:id="314" w:author="Grau Jan, ENT-BIZ-PSR-ANA-DA" w:date="2015-11-06T20:45:00Z">
        <w:r w:rsidR="00CE6AFF">
          <w:t>including</w:t>
        </w:r>
      </w:ins>
      <w:del w:id="315" w:author="Grau Jan, ENT-BIZ-PSR-ANA-DA" w:date="2015-11-06T20:45:00Z">
        <w:r w:rsidR="00442ABA" w:rsidRPr="001F675F" w:rsidDel="00CE6AFF">
          <w:delText xml:space="preserve"> in</w:delText>
        </w:r>
      </w:del>
      <w:r w:rsidR="00442ABA" w:rsidRPr="001F675F">
        <w:t xml:space="preserve"> energy potential assessment, consumption modeling, planning infrastructure projects, site planning for renewable power plants as well as impact assessment (Resch et al., 2014, p. 663). Resch et al (2014, p. 669) on the one hand emphasize</w:t>
      </w:r>
      <w:ins w:id="316" w:author="Grau Jan, ENT-BIZ-PSR-ANA-DA" w:date="2015-11-06T20:45:00Z">
        <w:r w:rsidR="00CE6AFF">
          <w:t>s</w:t>
        </w:r>
      </w:ins>
      <w:r w:rsidR="00442ABA" w:rsidRPr="001F675F">
        <w:t xml:space="preserve"> on the need of GIS integration into energy system models due to impossibility to ignore the spatial influences on the energy production.</w:t>
      </w:r>
    </w:p>
    <w:p w14:paraId="71BCC05F" w14:textId="269E58FF" w:rsidR="00442ABA" w:rsidRDefault="00442ABA" w:rsidP="00E32156">
      <w:pPr>
        <w:spacing w:line="360" w:lineRule="auto"/>
        <w:jc w:val="both"/>
      </w:pPr>
      <w:del w:id="317" w:author="Grau Jan, ENT-BIZ-PSR-ANA-DA" w:date="2015-11-06T20:46:00Z">
        <w:r w:rsidRPr="001F675F" w:rsidDel="00CE6AFF">
          <w:delText xml:space="preserve"> </w:delText>
        </w:r>
      </w:del>
      <w:r w:rsidRPr="001F675F">
        <w:t>On the other hand</w:t>
      </w:r>
      <w:ins w:id="318" w:author="Grau Jan, ENT-BIZ-PSR-ANA-DA" w:date="2015-11-06T20:46:00Z">
        <w:r w:rsidR="00CE6AFF">
          <w:t>,</w:t>
        </w:r>
      </w:ins>
      <w:r w:rsidRPr="001F675F">
        <w:t xml:space="preserve"> they also name six limiting factors of GIS-approaches to the renewable energy modeling: complexity, computational requirements, heterogeneity of the data structures, limited data availability, inhomogeneity of the data as well as the change to a dynamic nature of the energy market. (Resch et al., 2014, p. 669f) Nonetheless, the </w:t>
      </w:r>
      <w:r w:rsidR="00D24476" w:rsidRPr="001F675F">
        <w:t>experts clear</w:t>
      </w:r>
      <w:r w:rsidR="00C03E0D">
        <w:t>ly agree that</w:t>
      </w:r>
      <w:r w:rsidR="00D24476" w:rsidRPr="001F675F">
        <w:t xml:space="preserve">, </w:t>
      </w:r>
      <w:r w:rsidR="00C03E0D">
        <w:t>in the long run,</w:t>
      </w:r>
      <w:r w:rsidR="00D24476" w:rsidRPr="001F675F">
        <w:t xml:space="preserve"> GIS</w:t>
      </w:r>
      <w:r w:rsidRPr="001F675F">
        <w:t xml:space="preserve"> will be essential to the energy modeling in the future (Resch et al., 2014, p. 682).</w:t>
      </w:r>
    </w:p>
    <w:p w14:paraId="2487BC0A" w14:textId="2D66E2D8" w:rsidR="00C0737B" w:rsidRPr="00C0737B" w:rsidRDefault="00C0737B" w:rsidP="00E32156">
      <w:pPr>
        <w:spacing w:line="360" w:lineRule="auto"/>
        <w:jc w:val="both"/>
        <w:rPr>
          <w:i/>
        </w:rPr>
      </w:pPr>
      <w:r w:rsidRPr="00C0737B">
        <w:rPr>
          <w:i/>
        </w:rPr>
        <w:t>Challenges</w:t>
      </w:r>
    </w:p>
    <w:p w14:paraId="72F77E1A" w14:textId="06C43D74" w:rsidR="005C4406" w:rsidRDefault="005C4406" w:rsidP="00E32156">
      <w:pPr>
        <w:spacing w:line="360" w:lineRule="auto"/>
        <w:jc w:val="both"/>
      </w:pPr>
      <w:r>
        <w:t xml:space="preserve">This subsection </w:t>
      </w:r>
      <w:del w:id="319" w:author="Grau Jan, ENT-BIZ-PSR-ANA-DA" w:date="2015-11-06T20:46:00Z">
        <w:r w:rsidDel="00CE6AFF">
          <w:delText>should be able to</w:delText>
        </w:r>
      </w:del>
      <w:ins w:id="320" w:author="Grau Jan, ENT-BIZ-PSR-ANA-DA" w:date="2015-11-06T20:46:00Z">
        <w:r w:rsidR="00CE6AFF">
          <w:t>will</w:t>
        </w:r>
      </w:ins>
      <w:r>
        <w:t xml:space="preserve"> outline that the Global Atlas is on the right </w:t>
      </w:r>
      <w:del w:id="321" w:author="Grau Jan, ENT-BIZ-PSR-ANA-DA" w:date="2015-11-06T20:46:00Z">
        <w:r w:rsidDel="00CE6AFF">
          <w:delText xml:space="preserve">way </w:delText>
        </w:r>
      </w:del>
      <w:ins w:id="322" w:author="Grau Jan, ENT-BIZ-PSR-ANA-DA" w:date="2015-11-06T20:46:00Z">
        <w:r w:rsidR="00CE6AFF">
          <w:t>track</w:t>
        </w:r>
        <w:r w:rsidR="00CE6AFF">
          <w:t xml:space="preserve"> </w:t>
        </w:r>
      </w:ins>
      <w:r>
        <w:t xml:space="preserve">to tackle all the challenges. The first challenge mentioned by Resch et al. (2014, p. 669f) is the complexity of the tool. This challenge can be backed up with other studies done on the Global Atlas. </w:t>
      </w:r>
      <w:r w:rsidR="006D0512" w:rsidRPr="001F675F">
        <w:t>A study conducted by UNEP (United Nations Environmental Program) shows that 80% of all the potential end-user</w:t>
      </w:r>
      <w:ins w:id="323" w:author="Grau Jan, ENT-BIZ-PSR-ANA-DA" w:date="2015-11-06T20:46:00Z">
        <w:r w:rsidR="00CE6AFF">
          <w:t>s</w:t>
        </w:r>
      </w:ins>
      <w:r w:rsidR="006D0512" w:rsidRPr="001F675F">
        <w:t xml:space="preserve"> would be interested in attending a training of the Global Atlas</w:t>
      </w:r>
      <w:r w:rsidR="009079DB">
        <w:t xml:space="preserve"> (</w:t>
      </w:r>
      <w:r w:rsidR="007F3633">
        <w:t>UNEP, 2013, p. 38</w:t>
      </w:r>
      <w:r w:rsidR="009079DB">
        <w:t>)</w:t>
      </w:r>
      <w:r w:rsidR="006D0512" w:rsidRPr="001F675F">
        <w:t>. Ayman Fayek, the General Manager or Engineering, Environment &amp; Economic Studies at NREA (</w:t>
      </w:r>
      <w:r w:rsidR="002072ED" w:rsidRPr="001F675F">
        <w:t>New and Renewable Energy Authority) in Egypt goes even further and states that without a training</w:t>
      </w:r>
      <w:r w:rsidR="00617E9A">
        <w:t>,</w:t>
      </w:r>
      <w:r w:rsidR="002072ED" w:rsidRPr="001F675F">
        <w:t xml:space="preserve"> he </w:t>
      </w:r>
      <w:del w:id="324" w:author="Grau Jan, ENT-BIZ-PSR-ANA-DA" w:date="2015-11-06T20:47:00Z">
        <w:r w:rsidR="002072ED" w:rsidRPr="001F675F" w:rsidDel="00CE6AFF">
          <w:delText xml:space="preserve">even </w:delText>
        </w:r>
      </w:del>
      <w:r w:rsidR="002072ED" w:rsidRPr="001F675F">
        <w:t xml:space="preserve">would </w:t>
      </w:r>
      <w:del w:id="325" w:author="Grau Jan, ENT-BIZ-PSR-ANA-DA" w:date="2015-11-06T20:47:00Z">
        <w:r w:rsidR="00A16AC5" w:rsidDel="00CE6AFF">
          <w:delText xml:space="preserve">have </w:delText>
        </w:r>
      </w:del>
      <w:r w:rsidR="002072ED" w:rsidRPr="001F675F">
        <w:t xml:space="preserve">not </w:t>
      </w:r>
      <w:ins w:id="326" w:author="Grau Jan, ENT-BIZ-PSR-ANA-DA" w:date="2015-11-06T20:47:00Z">
        <w:r w:rsidR="00CE6AFF">
          <w:t xml:space="preserve">have </w:t>
        </w:r>
      </w:ins>
      <w:r w:rsidR="002072ED" w:rsidRPr="001F675F">
        <w:t xml:space="preserve">been able to use the data in </w:t>
      </w:r>
      <w:del w:id="327" w:author="Grau Jan, ENT-BIZ-PSR-ANA-DA" w:date="2015-11-06T20:47:00Z">
        <w:r w:rsidR="002072ED" w:rsidRPr="001F675F" w:rsidDel="00CE6AFF">
          <w:lastRenderedPageBreak/>
          <w:delText xml:space="preserve">a </w:delText>
        </w:r>
      </w:del>
      <w:ins w:id="328" w:author="Grau Jan, ENT-BIZ-PSR-ANA-DA" w:date="2015-11-06T20:47:00Z">
        <w:r w:rsidR="00CE6AFF">
          <w:t>the</w:t>
        </w:r>
        <w:r w:rsidR="00CE6AFF" w:rsidRPr="001F675F">
          <w:t xml:space="preserve"> </w:t>
        </w:r>
      </w:ins>
      <w:r w:rsidR="002072ED" w:rsidRPr="001F675F">
        <w:t>right manner (</w:t>
      </w:r>
      <w:r w:rsidR="003A675E" w:rsidRPr="001F675F">
        <w:t xml:space="preserve">A. </w:t>
      </w:r>
      <w:r w:rsidR="002072ED" w:rsidRPr="001F675F">
        <w:t>Fayek,</w:t>
      </w:r>
      <w:r w:rsidR="00FA78AB">
        <w:t xml:space="preserve"> interview, August 7</w:t>
      </w:r>
      <w:del w:id="329" w:author="Grau Jan, ENT-BIZ-PSR-ANA-DA" w:date="2015-11-06T20:47:00Z">
        <w:r w:rsidR="00FA78AB" w:rsidRPr="00FA78AB" w:rsidDel="00CE6AFF">
          <w:rPr>
            <w:vertAlign w:val="superscript"/>
          </w:rPr>
          <w:delText>th</w:delText>
        </w:r>
      </w:del>
      <w:r w:rsidR="003A675E" w:rsidRPr="001F675F">
        <w:t>,</w:t>
      </w:r>
      <w:r w:rsidR="002072ED" w:rsidRPr="001F675F">
        <w:t xml:space="preserve"> 2015). Also Aminu Haruna Isa from the Energy Commission of Nigeria is in favor of </w:t>
      </w:r>
      <w:r w:rsidR="00431E85">
        <w:t>a training</w:t>
      </w:r>
      <w:r w:rsidR="002072ED" w:rsidRPr="001F675F">
        <w:t xml:space="preserve"> (</w:t>
      </w:r>
      <w:r w:rsidR="003A675E" w:rsidRPr="001F675F">
        <w:t xml:space="preserve">A. </w:t>
      </w:r>
      <w:r w:rsidR="002072ED" w:rsidRPr="001F675F">
        <w:t xml:space="preserve">Haruna Isa, </w:t>
      </w:r>
      <w:r w:rsidR="00FA78AB">
        <w:t>interview, August 12</w:t>
      </w:r>
      <w:del w:id="330" w:author="Grau Jan, ENT-BIZ-PSR-ANA-DA" w:date="2015-11-06T20:48:00Z">
        <w:r w:rsidR="00FA78AB" w:rsidRPr="00FA78AB" w:rsidDel="00CE6AFF">
          <w:rPr>
            <w:vertAlign w:val="superscript"/>
          </w:rPr>
          <w:delText>th</w:delText>
        </w:r>
      </w:del>
      <w:r w:rsidR="003A675E" w:rsidRPr="001F675F">
        <w:t xml:space="preserve">, </w:t>
      </w:r>
      <w:r w:rsidR="002072ED" w:rsidRPr="001F675F">
        <w:t xml:space="preserve">2015). </w:t>
      </w:r>
      <w:r w:rsidR="00431E85">
        <w:t xml:space="preserve">Therefore, in order to make the Global Atlas an even better tool in this area, the Global Atlas has to tackle the </w:t>
      </w:r>
      <w:r>
        <w:t>complexity</w:t>
      </w:r>
      <w:r w:rsidR="00617E9A">
        <w:t xml:space="preserve"> of its software</w:t>
      </w:r>
      <w:r>
        <w:t>.</w:t>
      </w:r>
      <w:r w:rsidR="002072ED" w:rsidRPr="001F675F">
        <w:t xml:space="preserve"> </w:t>
      </w:r>
      <w:r>
        <w:t xml:space="preserve">One possibility </w:t>
      </w:r>
      <w:del w:id="331" w:author="Grau Jan, ENT-BIZ-PSR-ANA-DA" w:date="2015-11-06T20:48:00Z">
        <w:r w:rsidDel="00CE6AFF">
          <w:delText>to reduce</w:delText>
        </w:r>
      </w:del>
      <w:ins w:id="332" w:author="Grau Jan, ENT-BIZ-PSR-ANA-DA" w:date="2015-11-06T20:48:00Z">
        <w:r w:rsidR="00CE6AFF">
          <w:t>of reducing</w:t>
        </w:r>
      </w:ins>
      <w:r>
        <w:t xml:space="preserve"> the complexity </w:t>
      </w:r>
      <w:r w:rsidR="002072ED" w:rsidRPr="001F675F">
        <w:t xml:space="preserve">the Global Atlas </w:t>
      </w:r>
      <w:ins w:id="333" w:author="Grau Jan, ENT-BIZ-PSR-ANA-DA" w:date="2015-11-06T20:49:00Z">
        <w:r w:rsidR="00193B16">
          <w:t>will upon by</w:t>
        </w:r>
      </w:ins>
      <w:del w:id="334" w:author="Grau Jan, ENT-BIZ-PSR-ANA-DA" w:date="2015-11-06T20:49:00Z">
        <w:r w:rsidR="002072ED" w:rsidRPr="001F675F" w:rsidDel="00193B16">
          <w:delText>is relying on</w:delText>
        </w:r>
      </w:del>
      <w:r w:rsidR="002072ED" w:rsidRPr="001F675F">
        <w:t xml:space="preserve"> the software developers for programming the right tools</w:t>
      </w:r>
      <w:ins w:id="335" w:author="Grau Jan, ENT-BIZ-PSR-ANA-DA" w:date="2015-11-06T20:49:00Z">
        <w:r w:rsidR="00193B16">
          <w:t>.</w:t>
        </w:r>
      </w:ins>
      <w:r w:rsidR="002072ED" w:rsidRPr="001F675F">
        <w:t xml:space="preserve"> On the other hand</w:t>
      </w:r>
      <w:r w:rsidR="00617E9A">
        <w:t>,</w:t>
      </w:r>
      <w:r w:rsidR="002072ED" w:rsidRPr="001F675F">
        <w:t xml:space="preserve"> the Global Atlas developed a training for the non-experts </w:t>
      </w:r>
      <w:del w:id="336" w:author="Grau Jan, ENT-BIZ-PSR-ANA-DA" w:date="2015-11-06T20:50:00Z">
        <w:r w:rsidR="002072ED" w:rsidRPr="001F675F" w:rsidDel="00193B16">
          <w:delText xml:space="preserve">on </w:delText>
        </w:r>
      </w:del>
      <w:ins w:id="337" w:author="Grau Jan, ENT-BIZ-PSR-ANA-DA" w:date="2015-11-06T20:50:00Z">
        <w:r w:rsidR="00193B16">
          <w:t>in</w:t>
        </w:r>
        <w:r w:rsidR="00193B16" w:rsidRPr="001F675F">
          <w:t xml:space="preserve"> </w:t>
        </w:r>
      </w:ins>
      <w:r w:rsidR="002072ED" w:rsidRPr="001F675F">
        <w:t xml:space="preserve">their program. </w:t>
      </w:r>
    </w:p>
    <w:p w14:paraId="048A17F5" w14:textId="508FF41E" w:rsidR="009317A1" w:rsidRDefault="002072ED" w:rsidP="00E32156">
      <w:pPr>
        <w:spacing w:line="360" w:lineRule="auto"/>
        <w:jc w:val="both"/>
      </w:pPr>
      <w:r w:rsidRPr="001F675F">
        <w:t xml:space="preserve">The training </w:t>
      </w:r>
      <w:r w:rsidR="00431E85">
        <w:t xml:space="preserve">to decrease the complexity </w:t>
      </w:r>
      <w:r w:rsidR="009079DB">
        <w:t>of the</w:t>
      </w:r>
      <w:r w:rsidR="00431E85">
        <w:t xml:space="preserve"> use of</w:t>
      </w:r>
      <w:r w:rsidR="009079DB">
        <w:t xml:space="preserve"> tools from</w:t>
      </w:r>
      <w:r w:rsidR="00431E85">
        <w:t xml:space="preserve"> the Global Atlas </w:t>
      </w:r>
      <w:r w:rsidRPr="001F675F">
        <w:t xml:space="preserve">has already been designed. </w:t>
      </w:r>
      <w:r w:rsidR="00BB3AFE">
        <w:t>It was conducted as a pilot project for the countries Egypt, Peru and Tanzania</w:t>
      </w:r>
      <w:r w:rsidR="00617E9A">
        <w:t>.</w:t>
      </w:r>
      <w:r w:rsidR="00A16AC5">
        <w:t xml:space="preserve"> </w:t>
      </w:r>
      <w:r w:rsidR="00617E9A">
        <w:t>Despite</w:t>
      </w:r>
      <w:r w:rsidR="00617E9A" w:rsidRPr="001F675F">
        <w:t xml:space="preserve"> </w:t>
      </w:r>
      <w:r w:rsidRPr="001F675F">
        <w:t xml:space="preserve">this training, the Global Atlas </w:t>
      </w:r>
      <w:r w:rsidR="00617E9A">
        <w:t>team</w:t>
      </w:r>
      <w:r w:rsidR="00A16AC5">
        <w:t xml:space="preserve"> </w:t>
      </w:r>
      <w:del w:id="338" w:author="Grau Jan, ENT-BIZ-PSR-ANA-DA" w:date="2015-11-06T20:50:00Z">
        <w:r w:rsidR="00617E9A" w:rsidDel="00193B16">
          <w:delText>yet</w:delText>
        </w:r>
        <w:r w:rsidR="00A16AC5" w:rsidDel="00193B16">
          <w:delText xml:space="preserve"> </w:delText>
        </w:r>
      </w:del>
      <w:ins w:id="339" w:author="Grau Jan, ENT-BIZ-PSR-ANA-DA" w:date="2015-11-06T20:50:00Z">
        <w:r w:rsidR="00193B16">
          <w:t>still</w:t>
        </w:r>
        <w:r w:rsidR="00193B16">
          <w:t xml:space="preserve"> </w:t>
        </w:r>
      </w:ins>
      <w:r w:rsidR="00A16AC5">
        <w:t>needs</w:t>
      </w:r>
      <w:r w:rsidR="00617E9A">
        <w:t xml:space="preserve"> to find the</w:t>
      </w:r>
      <w:r w:rsidR="00617E9A" w:rsidRPr="001F675F">
        <w:t xml:space="preserve"> </w:t>
      </w:r>
      <w:r w:rsidRPr="001F675F">
        <w:t>perfect way of implementation (</w:t>
      </w:r>
      <w:r w:rsidR="003A675E" w:rsidRPr="001F675F">
        <w:t xml:space="preserve">A. O. </w:t>
      </w:r>
      <w:r w:rsidRPr="001F675F">
        <w:t>Ali,</w:t>
      </w:r>
      <w:r w:rsidR="00FA78AB">
        <w:t xml:space="preserve"> interview, July 7</w:t>
      </w:r>
      <w:del w:id="340" w:author="Grau Jan, ENT-BIZ-PSR-ANA-DA" w:date="2015-11-06T20:50:00Z">
        <w:r w:rsidR="00FA78AB" w:rsidRPr="00FA78AB" w:rsidDel="00193B16">
          <w:rPr>
            <w:vertAlign w:val="superscript"/>
          </w:rPr>
          <w:delText>th</w:delText>
        </w:r>
      </w:del>
      <w:r w:rsidR="003A675E" w:rsidRPr="001F675F">
        <w:t>,</w:t>
      </w:r>
      <w:r w:rsidRPr="001F675F">
        <w:t xml:space="preserve"> 2015). </w:t>
      </w:r>
      <w:r w:rsidR="005C4406">
        <w:t>The second challenge, the c</w:t>
      </w:r>
      <w:r w:rsidR="00EB19C7">
        <w:t>omputational power</w:t>
      </w:r>
      <w:r w:rsidR="00617E9A">
        <w:t xml:space="preserve">, </w:t>
      </w:r>
      <w:r w:rsidR="00EB19C7">
        <w:t xml:space="preserve">despite being dependent on other variables, </w:t>
      </w:r>
      <w:r w:rsidR="00617E9A">
        <w:t xml:space="preserve">primarily </w:t>
      </w:r>
      <w:r w:rsidR="00EB19C7">
        <w:t>depend</w:t>
      </w:r>
      <w:r w:rsidR="00617E9A">
        <w:t>s</w:t>
      </w:r>
      <w:r w:rsidR="00EB19C7">
        <w:t xml:space="preserve"> on the Central Processing Unit (CPU). For the CPU</w:t>
      </w:r>
      <w:r w:rsidR="001A2D05">
        <w:t xml:space="preserve"> progress,</w:t>
      </w:r>
      <w:r w:rsidR="00EB19C7">
        <w:t xml:space="preserve"> </w:t>
      </w:r>
      <w:r w:rsidR="000E5366">
        <w:t>there has been a law observable known as Moore’s law (Moore, 1956, p. 114ff), which describes the doubling of the amount of transistors in an integrated circuit every two years. Should this law hold true, exascale</w:t>
      </w:r>
      <w:r w:rsidR="001A2D05">
        <w:t xml:space="preserve"> (a </w:t>
      </w:r>
      <w:r w:rsidR="00C0737B">
        <w:t>quintillion</w:t>
      </w:r>
      <w:r w:rsidR="001A2D05">
        <w:t xml:space="preserve"> calculations per second)</w:t>
      </w:r>
      <w:r w:rsidR="000E5366">
        <w:t xml:space="preserve"> computers can be expected in </w:t>
      </w:r>
      <w:r w:rsidR="00B019CB">
        <w:t>2023</w:t>
      </w:r>
      <w:r w:rsidR="000E5366">
        <w:t xml:space="preserve"> (Thibodeau, </w:t>
      </w:r>
      <w:r w:rsidR="00B019CB">
        <w:t>2014</w:t>
      </w:r>
      <w:r w:rsidR="000E5366">
        <w:t xml:space="preserve">). </w:t>
      </w:r>
      <w:r w:rsidR="005C4406">
        <w:t xml:space="preserve">Having not only the GIS industry for renewable energy rely on computational power, but all the other big industries as well, </w:t>
      </w:r>
      <w:r w:rsidR="00617E9A">
        <w:t xml:space="preserve">enables the </w:t>
      </w:r>
      <w:r w:rsidR="005C4406">
        <w:t xml:space="preserve"> predict</w:t>
      </w:r>
      <w:r w:rsidR="00617E9A">
        <w:t>ion of</w:t>
      </w:r>
      <w:r w:rsidR="005C4406">
        <w:t xml:space="preserve"> progress in this section. (</w:t>
      </w:r>
      <w:r w:rsidR="009731FB">
        <w:t>Mulligan, 2014</w:t>
      </w:r>
      <w:r w:rsidR="005C4406">
        <w:t>)</w:t>
      </w:r>
    </w:p>
    <w:p w14:paraId="7E1352E7" w14:textId="1B0CA623" w:rsidR="009317A1" w:rsidRDefault="009317A1" w:rsidP="00E32156">
      <w:pPr>
        <w:spacing w:line="360" w:lineRule="auto"/>
        <w:jc w:val="both"/>
      </w:pPr>
    </w:p>
    <w:p w14:paraId="5BB54F3A" w14:textId="40C5C495" w:rsidR="001475C5" w:rsidRDefault="001475C5" w:rsidP="00E32156">
      <w:pPr>
        <w:spacing w:line="360" w:lineRule="auto"/>
        <w:jc w:val="both"/>
      </w:pPr>
      <w:r>
        <w:rPr>
          <w:noProof/>
          <w:lang w:val="de-CH" w:eastAsia="zh-CN"/>
        </w:rPr>
        <w:drawing>
          <wp:inline distT="0" distB="0" distL="0" distR="0" wp14:anchorId="171D4B49" wp14:editId="6F0F8316">
            <wp:extent cx="4888785" cy="3371353"/>
            <wp:effectExtent l="0" t="0" r="7620" b="63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re'sLaw.png"/>
                    <pic:cNvPicPr/>
                  </pic:nvPicPr>
                  <pic:blipFill>
                    <a:blip r:embed="rId20">
                      <a:extLst>
                        <a:ext uri="{28A0092B-C50C-407E-A947-70E740481C1C}">
                          <a14:useLocalDpi xmlns:a14="http://schemas.microsoft.com/office/drawing/2010/main" val="0"/>
                        </a:ext>
                      </a:extLst>
                    </a:blip>
                    <a:stretch>
                      <a:fillRect/>
                    </a:stretch>
                  </pic:blipFill>
                  <pic:spPr>
                    <a:xfrm>
                      <a:off x="0" y="0"/>
                      <a:ext cx="4890668" cy="3372652"/>
                    </a:xfrm>
                    <a:prstGeom prst="rect">
                      <a:avLst/>
                    </a:prstGeom>
                  </pic:spPr>
                </pic:pic>
              </a:graphicData>
            </a:graphic>
          </wp:inline>
        </w:drawing>
      </w:r>
    </w:p>
    <w:p w14:paraId="71CB29B6" w14:textId="73CA576A" w:rsidR="001475C5" w:rsidRDefault="006F6CA6" w:rsidP="00E32156">
      <w:pPr>
        <w:pStyle w:val="Beschriftung"/>
        <w:jc w:val="both"/>
      </w:pPr>
      <w:bookmarkStart w:id="341" w:name="_Toc433648216"/>
      <w:r>
        <w:t xml:space="preserve">Figure </w:t>
      </w:r>
      <w:fldSimple w:instr=" SEQ Figure \* ARABIC ">
        <w:r w:rsidR="008D3461">
          <w:rPr>
            <w:noProof/>
          </w:rPr>
          <w:t>6</w:t>
        </w:r>
      </w:fldSimple>
      <w:r w:rsidRPr="00F232D7">
        <w:t>: History of CPU Units (Hanavan, 2015, p. 13)</w:t>
      </w:r>
      <w:bookmarkEnd w:id="341"/>
    </w:p>
    <w:p w14:paraId="5DD5D255" w14:textId="77777777" w:rsidR="001475C5" w:rsidRDefault="001475C5" w:rsidP="00E32156">
      <w:pPr>
        <w:spacing w:line="360" w:lineRule="auto"/>
        <w:jc w:val="both"/>
      </w:pPr>
    </w:p>
    <w:p w14:paraId="712CFDE9" w14:textId="356DC4B8" w:rsidR="00D24476" w:rsidRPr="001F675F" w:rsidRDefault="007C5F73" w:rsidP="00E32156">
      <w:pPr>
        <w:spacing w:line="360" w:lineRule="auto"/>
        <w:jc w:val="both"/>
      </w:pPr>
      <w:r w:rsidRPr="001F675F">
        <w:t xml:space="preserve">In order to fight the heterogeneity of the data structures as well as the inhomogeneity of the data, the Global Atlas is a part of the OGC, </w:t>
      </w:r>
      <w:r w:rsidR="009079DB">
        <w:t>whose exact</w:t>
      </w:r>
      <w:r w:rsidRPr="001F675F">
        <w:t xml:space="preserve"> mission is to solve those problems in GIS (OGC</w:t>
      </w:r>
      <w:r w:rsidR="00575714" w:rsidRPr="001F675F">
        <w:t>, 2015b</w:t>
      </w:r>
      <w:r w:rsidRPr="001F675F">
        <w:t>).</w:t>
      </w:r>
      <w:r w:rsidR="00CA79B9" w:rsidRPr="001F675F">
        <w:t xml:space="preserve"> </w:t>
      </w:r>
      <w:r w:rsidR="005C4406">
        <w:t>Having this open standard</w:t>
      </w:r>
      <w:del w:id="342" w:author="Grau Jan, ENT-BIZ-PSR-ANA-DA" w:date="2015-11-06T20:51:00Z">
        <w:r w:rsidR="005C4406" w:rsidDel="00193B16">
          <w:delText>s</w:delText>
        </w:r>
      </w:del>
      <w:r w:rsidR="005C4406">
        <w:t xml:space="preserve"> allows not only the Global Atlas to research </w:t>
      </w:r>
      <w:del w:id="343" w:author="Grau Jan, ENT-BIZ-PSR-ANA-DA" w:date="2015-11-06T20:56:00Z">
        <w:r w:rsidR="005C4406" w:rsidDel="00193B16">
          <w:delText xml:space="preserve">on </w:delText>
        </w:r>
      </w:del>
      <w:r w:rsidR="005C4406">
        <w:t xml:space="preserve">better strategies to homogenize the data, but also all the other main players of the industry, which will be able to benefit from the studies and the efforts made together. </w:t>
      </w:r>
      <w:r w:rsidR="00CA79B9" w:rsidRPr="001F675F">
        <w:t xml:space="preserve">The dynamic nature of the energy market is a political and </w:t>
      </w:r>
      <w:r w:rsidR="006B356F" w:rsidRPr="001F675F">
        <w:t>economic</w:t>
      </w:r>
      <w:r w:rsidR="00CA79B9" w:rsidRPr="001F675F">
        <w:t xml:space="preserve"> </w:t>
      </w:r>
      <w:del w:id="344" w:author="Grau Jan, ENT-BIZ-PSR-ANA-DA" w:date="2015-11-06T20:57:00Z">
        <w:r w:rsidR="00CA79B9" w:rsidRPr="001F675F" w:rsidDel="00193B16">
          <w:delText>argumentation</w:delText>
        </w:r>
      </w:del>
      <w:ins w:id="345" w:author="Grau Jan, ENT-BIZ-PSR-ANA-DA" w:date="2015-11-06T20:57:00Z">
        <w:r w:rsidR="00193B16">
          <w:t>argument</w:t>
        </w:r>
      </w:ins>
      <w:r w:rsidR="00CA79B9" w:rsidRPr="001F675F">
        <w:t xml:space="preserve">; however, being a free and open platform like the Global Atlas also gives the adapting stakeholder the possibility due to open innovation </w:t>
      </w:r>
      <w:commentRangeStart w:id="346"/>
      <w:r w:rsidR="00CA79B9" w:rsidRPr="001F675F">
        <w:t>(</w:t>
      </w:r>
      <w:r w:rsidR="001371AD" w:rsidRPr="001F675F">
        <w:rPr>
          <w:rFonts w:eastAsia="Times New Roman" w:cs="Times New Roman"/>
        </w:rPr>
        <w:t xml:space="preserve">Gassmann, Frankenberger &amp; Csik, 2014, p. </w:t>
      </w:r>
      <w:r w:rsidR="009A2AD0">
        <w:rPr>
          <w:rFonts w:eastAsia="Times New Roman" w:cs="Times New Roman"/>
        </w:rPr>
        <w:t>236</w:t>
      </w:r>
      <w:r w:rsidR="00CA79B9" w:rsidRPr="001F675F">
        <w:t>)</w:t>
      </w:r>
      <w:commentRangeEnd w:id="346"/>
      <w:r w:rsidR="00617E9A">
        <w:rPr>
          <w:rStyle w:val="Kommentarzeichen"/>
        </w:rPr>
        <w:commentReference w:id="346"/>
      </w:r>
      <w:r w:rsidR="00CA79B9" w:rsidRPr="001F675F">
        <w:t xml:space="preserve"> to adapt to the new environment fast enough. </w:t>
      </w:r>
      <w:r w:rsidR="009079DB">
        <w:t>The most essential point</w:t>
      </w:r>
      <w:r w:rsidR="00617E9A">
        <w:t>,</w:t>
      </w:r>
      <w:r w:rsidR="009079DB">
        <w:t xml:space="preserve"> however, will be the data available for the tool. The study conducted by UNEP shows clearly, that </w:t>
      </w:r>
      <w:r w:rsidR="007F3633">
        <w:t>all potential end-user</w:t>
      </w:r>
      <w:ins w:id="347" w:author="Grau Jan, ENT-BIZ-PSR-ANA-DA" w:date="2015-11-06T20:59:00Z">
        <w:r w:rsidR="00193B16">
          <w:t>s</w:t>
        </w:r>
      </w:ins>
      <w:r w:rsidR="007F3633">
        <w:t xml:space="preserve"> are in need of dozens of data describing the renewable energy situation (UNEP, 2013, p. 12)</w:t>
      </w:r>
      <w:r w:rsidR="009079DB">
        <w:t>.</w:t>
      </w:r>
      <w:r w:rsidR="007F3633">
        <w:t xml:space="preserve"> Getting the right data will be the essential to gain new users.</w:t>
      </w:r>
      <w:r w:rsidR="009079DB">
        <w:t xml:space="preserve"> </w:t>
      </w:r>
      <w:r w:rsidR="009A2AD0">
        <w:t xml:space="preserve">In order to guarantee having </w:t>
      </w:r>
      <w:r w:rsidR="00617E9A">
        <w:t xml:space="preserve">the </w:t>
      </w:r>
      <w:r w:rsidR="009A2AD0">
        <w:t>right and useful data</w:t>
      </w:r>
      <w:r w:rsidR="00617E9A">
        <w:t xml:space="preserve">, </w:t>
      </w:r>
      <w:r w:rsidR="00466461" w:rsidRPr="001F675F">
        <w:t>the Global Atlas control</w:t>
      </w:r>
      <w:r w:rsidR="00617E9A">
        <w:t>s</w:t>
      </w:r>
      <w:r w:rsidR="00466461" w:rsidRPr="001F675F">
        <w:t xml:space="preserve"> every dataset made available through the program. </w:t>
      </w:r>
      <w:r w:rsidR="0027037B">
        <w:t>(A. O. Ali, interview, July</w:t>
      </w:r>
      <w:r w:rsidR="00FA78AB">
        <w:t xml:space="preserve"> 7</w:t>
      </w:r>
      <w:del w:id="348" w:author="Grau Jan, ENT-BIZ-PSR-ANA-DA" w:date="2015-11-06T20:59:00Z">
        <w:r w:rsidR="00FA78AB" w:rsidRPr="00FA78AB" w:rsidDel="00193B16">
          <w:rPr>
            <w:vertAlign w:val="superscript"/>
          </w:rPr>
          <w:delText>th</w:delText>
        </w:r>
      </w:del>
      <w:r w:rsidR="0027037B">
        <w:t xml:space="preserve">, 2015). </w:t>
      </w:r>
      <w:r w:rsidR="00466461" w:rsidRPr="001F675F">
        <w:t xml:space="preserve">Hence, the </w:t>
      </w:r>
      <w:r w:rsidR="009079DB">
        <w:t xml:space="preserve">key to </w:t>
      </w:r>
      <w:r w:rsidR="00617E9A">
        <w:t xml:space="preserve">the </w:t>
      </w:r>
      <w:r w:rsidR="009079DB">
        <w:t xml:space="preserve">success and growth of the </w:t>
      </w:r>
      <w:r w:rsidR="00466461" w:rsidRPr="001F675F">
        <w:t xml:space="preserve">Global Atlas </w:t>
      </w:r>
      <w:r w:rsidR="00617E9A">
        <w:t>is contingent upon</w:t>
      </w:r>
      <w:r w:rsidR="00617E9A" w:rsidRPr="001F675F">
        <w:t xml:space="preserve"> </w:t>
      </w:r>
      <w:r w:rsidR="00466461" w:rsidRPr="001F675F">
        <w:t>on trustworthy data providers</w:t>
      </w:r>
      <w:r w:rsidR="009079DB">
        <w:t xml:space="preserve"> who can deliver useable data</w:t>
      </w:r>
      <w:r w:rsidR="00617E9A">
        <w:t>, w</w:t>
      </w:r>
      <w:r w:rsidR="009079DB">
        <w:t>hich is connected to the software programmers as mentioned above.</w:t>
      </w:r>
      <w:r w:rsidR="00466461" w:rsidRPr="001F675F">
        <w:t xml:space="preserve"> </w:t>
      </w:r>
    </w:p>
    <w:p w14:paraId="6615C828" w14:textId="2EF84B52" w:rsidR="00466461" w:rsidRPr="001F675F" w:rsidRDefault="00617E9A" w:rsidP="00E32156">
      <w:pPr>
        <w:spacing w:line="360" w:lineRule="auto"/>
        <w:jc w:val="both"/>
      </w:pPr>
      <w:r>
        <w:t>In</w:t>
      </w:r>
      <w:r w:rsidR="00466461" w:rsidRPr="001F675F">
        <w:t xml:space="preserve"> conclusion</w:t>
      </w:r>
      <w:r>
        <w:t>,</w:t>
      </w:r>
      <w:r w:rsidR="00466461" w:rsidRPr="001F675F">
        <w:t xml:space="preserve"> it can be said that the Global Atlas is on </w:t>
      </w:r>
      <w:ins w:id="349" w:author="Grau Jan, ENT-BIZ-PSR-ANA-DA" w:date="2015-11-06T20:59:00Z">
        <w:r w:rsidR="00193B16">
          <w:t xml:space="preserve">its </w:t>
        </w:r>
      </w:ins>
      <w:del w:id="350" w:author="Grau Jan, ENT-BIZ-PSR-ANA-DA" w:date="2015-11-06T20:59:00Z">
        <w:r w:rsidR="00466461" w:rsidRPr="001F675F" w:rsidDel="00193B16">
          <w:delText xml:space="preserve">a good </w:delText>
        </w:r>
      </w:del>
      <w:r w:rsidR="00466461" w:rsidRPr="001F675F">
        <w:t xml:space="preserve">way to </w:t>
      </w:r>
      <w:r>
        <w:t>establishing itself</w:t>
      </w:r>
      <w:r w:rsidR="00466461" w:rsidRPr="001F675F">
        <w:t xml:space="preserve"> as a world player in the field of renewable energy mapping and modeling. With their GIS tools</w:t>
      </w:r>
      <w:r>
        <w:t>,</w:t>
      </w:r>
      <w:r w:rsidR="00466461" w:rsidRPr="001F675F">
        <w:t xml:space="preserve"> they have a good base of technology, </w:t>
      </w:r>
      <w:r>
        <w:t xml:space="preserve">and have discovered and addressed any shortcomings with this technology. </w:t>
      </w:r>
      <w:r w:rsidR="009A2AD0">
        <w:t>In order to increase the user base</w:t>
      </w:r>
      <w:r>
        <w:t>,</w:t>
      </w:r>
      <w:r w:rsidR="009A2AD0">
        <w:t xml:space="preserve"> t</w:t>
      </w:r>
      <w:r w:rsidR="00466461" w:rsidRPr="001F675F">
        <w:t xml:space="preserve">he greatest challenge of the Global Atlas in the future </w:t>
      </w:r>
      <w:r w:rsidR="001A2D05">
        <w:t>needs</w:t>
      </w:r>
      <w:r w:rsidR="00A87FD1">
        <w:t xml:space="preserve"> to be able to </w:t>
      </w:r>
      <w:r w:rsidR="001A2D05">
        <w:t>take measures against</w:t>
      </w:r>
      <w:r w:rsidR="00A87FD1">
        <w:t xml:space="preserve"> the complexity of the tools</w:t>
      </w:r>
      <w:r w:rsidR="001A2D05">
        <w:t xml:space="preserve"> as well as being able to attract the data providers</w:t>
      </w:r>
      <w:r w:rsidR="008737E0" w:rsidRPr="001F675F">
        <w:t xml:space="preserve">. </w:t>
      </w:r>
    </w:p>
    <w:p w14:paraId="3EB40C58" w14:textId="77777777" w:rsidR="005755CD" w:rsidRDefault="005755CD">
      <w:pPr>
        <w:rPr>
          <w:rFonts w:asciiTheme="majorHAnsi" w:hAnsiTheme="majorHAnsi"/>
          <w:b/>
          <w:bCs/>
          <w:kern w:val="36"/>
          <w:sz w:val="48"/>
          <w:szCs w:val="48"/>
        </w:rPr>
      </w:pPr>
      <w:r>
        <w:rPr>
          <w:rFonts w:asciiTheme="majorHAnsi" w:hAnsiTheme="majorHAnsi"/>
        </w:rPr>
        <w:br w:type="page"/>
      </w:r>
    </w:p>
    <w:p w14:paraId="5BADA79A" w14:textId="0709E879" w:rsidR="001F675F" w:rsidRPr="006F6CA6" w:rsidRDefault="00272AD4" w:rsidP="00E32156">
      <w:pPr>
        <w:pStyle w:val="berschrift1"/>
        <w:jc w:val="both"/>
        <w:rPr>
          <w:rFonts w:asciiTheme="majorHAnsi" w:hAnsiTheme="majorHAnsi"/>
          <w:lang w:val="en-US"/>
        </w:rPr>
      </w:pPr>
      <w:bookmarkStart w:id="351" w:name="_Toc434241889"/>
      <w:r w:rsidRPr="006F6CA6">
        <w:rPr>
          <w:rFonts w:asciiTheme="majorHAnsi" w:hAnsiTheme="majorHAnsi"/>
          <w:lang w:val="en-US"/>
        </w:rPr>
        <w:lastRenderedPageBreak/>
        <w:t>3</w:t>
      </w:r>
      <w:r w:rsidR="001F675F" w:rsidRPr="006F6CA6">
        <w:rPr>
          <w:rFonts w:asciiTheme="majorHAnsi" w:hAnsiTheme="majorHAnsi"/>
          <w:lang w:val="en-US"/>
        </w:rPr>
        <w:t xml:space="preserve">. ESMAP RE </w:t>
      </w:r>
      <w:r w:rsidR="006B356F" w:rsidRPr="006F6CA6">
        <w:rPr>
          <w:rFonts w:asciiTheme="majorHAnsi" w:hAnsiTheme="majorHAnsi"/>
          <w:lang w:val="en-US"/>
        </w:rPr>
        <w:t>Resource</w:t>
      </w:r>
      <w:r w:rsidR="001F675F" w:rsidRPr="006F6CA6">
        <w:rPr>
          <w:rFonts w:asciiTheme="majorHAnsi" w:hAnsiTheme="majorHAnsi"/>
          <w:lang w:val="en-US"/>
        </w:rPr>
        <w:t xml:space="preserve"> Mapping Program</w:t>
      </w:r>
      <w:bookmarkEnd w:id="351"/>
    </w:p>
    <w:p w14:paraId="6F66B1C7" w14:textId="44D9DEEC" w:rsidR="001A2D05" w:rsidRPr="004B6140" w:rsidRDefault="00752461" w:rsidP="00E32156">
      <w:pPr>
        <w:spacing w:line="360" w:lineRule="auto"/>
        <w:jc w:val="both"/>
      </w:pPr>
      <w:r>
        <w:t xml:space="preserve">The Global Atlas has recently been able to attract a very prominent data provider. </w:t>
      </w:r>
      <w:del w:id="352" w:author="Grau Jan, ENT-BIZ-PSR-ANA-DA" w:date="2015-11-06T20:59:00Z">
        <w:r w:rsidDel="008A000C">
          <w:delText xml:space="preserve">Since </w:delText>
        </w:r>
      </w:del>
      <w:ins w:id="353" w:author="Grau Jan, ENT-BIZ-PSR-ANA-DA" w:date="2015-11-06T20:59:00Z">
        <w:r w:rsidR="008A000C">
          <w:t>In</w:t>
        </w:r>
        <w:r w:rsidR="008A000C">
          <w:t xml:space="preserve"> </w:t>
        </w:r>
      </w:ins>
      <w:r>
        <w:t>2012, the Global Atlas partner</w:t>
      </w:r>
      <w:r w:rsidR="00EB5043">
        <w:t>ed</w:t>
      </w:r>
      <w:r>
        <w:t xml:space="preserve"> with the </w:t>
      </w:r>
      <w:r w:rsidR="00EB5043">
        <w:t>Energy Sector Management Assistance Program (</w:t>
      </w:r>
      <w:r>
        <w:t>ESMAP</w:t>
      </w:r>
      <w:r w:rsidR="00EB5043">
        <w:t>)</w:t>
      </w:r>
      <w:r>
        <w:t xml:space="preserve"> of the World Bank (WorldBank, 2015</w:t>
      </w:r>
      <w:r w:rsidR="009745F7">
        <w:t>a</w:t>
      </w:r>
      <w:r>
        <w:t xml:space="preserve">, p. 2). A short overview about the organization behind the partnership </w:t>
      </w:r>
      <w:r w:rsidR="00FA78AB">
        <w:t>is given in the following sections.</w:t>
      </w:r>
    </w:p>
    <w:p w14:paraId="58262645" w14:textId="781E2E97" w:rsidR="001F675F" w:rsidRPr="006F6CA6" w:rsidRDefault="00272AD4" w:rsidP="00E32156">
      <w:pPr>
        <w:pStyle w:val="berschrift2"/>
        <w:jc w:val="both"/>
        <w:rPr>
          <w:color w:val="808080" w:themeColor="background1" w:themeShade="80"/>
        </w:rPr>
      </w:pPr>
      <w:bookmarkStart w:id="354" w:name="_Toc434241890"/>
      <w:r w:rsidRPr="006F6CA6">
        <w:rPr>
          <w:color w:val="808080" w:themeColor="background1" w:themeShade="80"/>
        </w:rPr>
        <w:t>3</w:t>
      </w:r>
      <w:r w:rsidR="001F675F" w:rsidRPr="006F6CA6">
        <w:rPr>
          <w:color w:val="808080" w:themeColor="background1" w:themeShade="80"/>
        </w:rPr>
        <w:t>.1 The Initiative</w:t>
      </w:r>
      <w:bookmarkEnd w:id="354"/>
    </w:p>
    <w:p w14:paraId="6FAEB53A" w14:textId="13E5D3BA" w:rsidR="000E4B15" w:rsidRDefault="002072ED" w:rsidP="00E32156">
      <w:pPr>
        <w:spacing w:line="360" w:lineRule="auto"/>
        <w:jc w:val="both"/>
      </w:pPr>
      <w:r w:rsidRPr="001F675F">
        <w:t>ESMAP (Energy Sector Management Assistance Program) is a program administrated by the World Bank with the goal "to increase [low- and middle-income countries] know-how and institutional capacity to achieve environmentally sustainable energy solutions for poverty reduction and economic growth." (</w:t>
      </w:r>
      <w:r w:rsidR="001371AD" w:rsidRPr="001F675F">
        <w:t>ESMAP, 2015a</w:t>
      </w:r>
      <w:r w:rsidRPr="001F675F">
        <w:t>). The service for ESMAP countries can be divided in two different categories. The first service category is Technical Assistance and Policy Advise</w:t>
      </w:r>
      <w:r w:rsidR="00EB5043">
        <w:t xml:space="preserve"> and</w:t>
      </w:r>
      <w:r w:rsidRPr="001F675F">
        <w:t xml:space="preserve"> the second service category consists of Knowledge Products and Knowledge Exchange.</w:t>
      </w:r>
      <w:r w:rsidR="001371AD" w:rsidRPr="001F675F">
        <w:t xml:space="preserve"> (ESMAP, 2015a</w:t>
      </w:r>
      <w:r w:rsidRPr="001F675F">
        <w:t xml:space="preserve">). The ESMAP </w:t>
      </w:r>
      <w:r w:rsidR="00D50AB2">
        <w:t>refreshes</w:t>
      </w:r>
      <w:r w:rsidRPr="001F675F">
        <w:t xml:space="preserve"> its</w:t>
      </w:r>
      <w:del w:id="355" w:author="Grau Jan, ENT-BIZ-PSR-ANA-DA" w:date="2015-11-06T21:00:00Z">
        <w:r w:rsidRPr="001F675F" w:rsidDel="008A000C">
          <w:delText>'</w:delText>
        </w:r>
      </w:del>
      <w:r w:rsidRPr="001F675F">
        <w:t xml:space="preserve"> business plan</w:t>
      </w:r>
      <w:r w:rsidR="00EB5043">
        <w:t xml:space="preserve"> every third year; i</w:t>
      </w:r>
      <w:r w:rsidRPr="001F675F">
        <w:t>n the fiscal year 2014 a new plan was released with four main focus areas: Clean Energy, Energy Access, Energy Efficient Cities as well as Energy Assessment &amp; Strategies. A major initiative of the Clean Energy focus area is the Renewable Energy Resource Mapping program, which perform</w:t>
      </w:r>
      <w:r w:rsidR="00EB5043">
        <w:t>s</w:t>
      </w:r>
      <w:r w:rsidRPr="001F675F">
        <w:t xml:space="preserve"> thorough geospatial-planning and mapping in order to provide</w:t>
      </w:r>
      <w:ins w:id="356" w:author="Grau Jan, ENT-BIZ-PSR-ANA-DA" w:date="2015-11-06T21:00:00Z">
        <w:r w:rsidR="008A000C">
          <w:t xml:space="preserve"> to</w:t>
        </w:r>
      </w:ins>
      <w:r w:rsidRPr="001F675F">
        <w:t xml:space="preserve"> policy makers with the right information for enhancing investment</w:t>
      </w:r>
      <w:ins w:id="357" w:author="Grau Jan, ENT-BIZ-PSR-ANA-DA" w:date="2015-11-06T21:01:00Z">
        <w:r w:rsidR="008A000C">
          <w:t xml:space="preserve"> opportunities</w:t>
        </w:r>
      </w:ins>
      <w:del w:id="358" w:author="Grau Jan, ENT-BIZ-PSR-ANA-DA" w:date="2015-11-06T21:01:00Z">
        <w:r w:rsidRPr="001F675F" w:rsidDel="008A000C">
          <w:delText>s</w:delText>
        </w:r>
      </w:del>
      <w:r w:rsidRPr="001F675F">
        <w:t xml:space="preserve"> into renewable energy. (</w:t>
      </w:r>
      <w:r w:rsidR="001371AD" w:rsidRPr="001F675F">
        <w:t>ESMAP, 2015b</w:t>
      </w:r>
      <w:r w:rsidRPr="001F675F">
        <w:t xml:space="preserve">) </w:t>
      </w:r>
      <w:del w:id="359" w:author="Grau Jan, ENT-BIZ-PSR-ANA-DA" w:date="2015-11-06T21:00:00Z">
        <w:r w:rsidRPr="001F675F" w:rsidDel="008A000C">
          <w:delText xml:space="preserve">The </w:delText>
        </w:r>
      </w:del>
      <w:ins w:id="360" w:author="Grau Jan, ENT-BIZ-PSR-ANA-DA" w:date="2015-11-06T21:00:00Z">
        <w:r w:rsidR="008A000C">
          <w:t>This</w:t>
        </w:r>
        <w:r w:rsidR="008A000C" w:rsidRPr="001F675F">
          <w:t xml:space="preserve"> </w:t>
        </w:r>
      </w:ins>
      <w:r w:rsidRPr="001F675F">
        <w:t xml:space="preserve">initiative was launched in 2012 and is expected to finish in 2018 and covers twelve different low- and middle-income countries. The countries were mapped along different kinds of renewable energies, </w:t>
      </w:r>
      <w:r w:rsidR="003D7C32" w:rsidRPr="001F675F">
        <w:t>namely</w:t>
      </w:r>
      <w:r w:rsidRPr="001F675F">
        <w:t xml:space="preserve"> Solar, Wind, Small-Hydro and Biomass. A compilation of all the countries with their </w:t>
      </w:r>
      <w:del w:id="361" w:author="Grau Jan, ENT-BIZ-PSR-ANA-DA" w:date="2015-11-06T21:01:00Z">
        <w:r w:rsidRPr="001F675F" w:rsidDel="008A000C">
          <w:delText xml:space="preserve">according </w:delText>
        </w:r>
      </w:del>
      <w:ins w:id="362" w:author="Grau Jan, ENT-BIZ-PSR-ANA-DA" w:date="2015-11-06T21:01:00Z">
        <w:r w:rsidR="008A000C">
          <w:t>respective</w:t>
        </w:r>
        <w:r w:rsidR="008A000C" w:rsidRPr="001F675F">
          <w:t xml:space="preserve"> </w:t>
        </w:r>
      </w:ins>
      <w:r w:rsidRPr="001F675F">
        <w:t xml:space="preserve">mapped renewable energy can be found in </w:t>
      </w:r>
      <w:r w:rsidR="00D50AB2">
        <w:t>figure</w:t>
      </w:r>
      <w:r w:rsidRPr="001F675F">
        <w:t xml:space="preserve"> </w:t>
      </w:r>
      <w:r w:rsidR="00D50AB2">
        <w:t>6</w:t>
      </w:r>
      <w:r w:rsidR="000E4B15">
        <w:t>.</w:t>
      </w:r>
    </w:p>
    <w:p w14:paraId="1C4A5999" w14:textId="77777777" w:rsidR="005755CD" w:rsidRDefault="005755CD" w:rsidP="00E32156">
      <w:pPr>
        <w:spacing w:line="360" w:lineRule="auto"/>
        <w:jc w:val="both"/>
      </w:pPr>
    </w:p>
    <w:p w14:paraId="6B5BFCF3" w14:textId="77777777" w:rsidR="005755CD" w:rsidRDefault="005755CD" w:rsidP="00E32156">
      <w:pPr>
        <w:spacing w:line="360" w:lineRule="auto"/>
        <w:jc w:val="both"/>
      </w:pPr>
    </w:p>
    <w:p w14:paraId="4303E339" w14:textId="77777777" w:rsidR="005755CD" w:rsidRDefault="005755CD" w:rsidP="00E32156">
      <w:pPr>
        <w:spacing w:line="360" w:lineRule="auto"/>
        <w:jc w:val="both"/>
      </w:pPr>
    </w:p>
    <w:p w14:paraId="0730DFBF" w14:textId="77777777" w:rsidR="005755CD" w:rsidRDefault="005755CD" w:rsidP="00E32156">
      <w:pPr>
        <w:spacing w:line="360" w:lineRule="auto"/>
        <w:jc w:val="both"/>
      </w:pPr>
    </w:p>
    <w:p w14:paraId="79045449" w14:textId="77777777" w:rsidR="005755CD" w:rsidRDefault="005755CD" w:rsidP="00E32156">
      <w:pPr>
        <w:spacing w:line="360" w:lineRule="auto"/>
        <w:jc w:val="both"/>
      </w:pPr>
    </w:p>
    <w:p w14:paraId="362273AC" w14:textId="77777777" w:rsidR="005755CD" w:rsidRDefault="005755CD" w:rsidP="00E32156">
      <w:pPr>
        <w:spacing w:line="360" w:lineRule="auto"/>
        <w:jc w:val="both"/>
      </w:pPr>
    </w:p>
    <w:p w14:paraId="62BC70C3" w14:textId="77777777" w:rsidR="005755CD" w:rsidRDefault="005755CD" w:rsidP="00E32156">
      <w:pPr>
        <w:spacing w:line="360" w:lineRule="auto"/>
        <w:jc w:val="both"/>
      </w:pPr>
    </w:p>
    <w:p w14:paraId="39970294" w14:textId="77777777" w:rsidR="000E4B15" w:rsidRDefault="000E4B15" w:rsidP="00E32156">
      <w:pPr>
        <w:spacing w:line="360" w:lineRule="auto"/>
        <w:jc w:val="both"/>
      </w:pPr>
    </w:p>
    <w:tbl>
      <w:tblPr>
        <w:tblStyle w:val="Listentabelle4"/>
        <w:tblW w:w="9180" w:type="dxa"/>
        <w:tblLayout w:type="fixed"/>
        <w:tblLook w:val="04A0" w:firstRow="1" w:lastRow="0" w:firstColumn="1" w:lastColumn="0" w:noHBand="0" w:noVBand="1"/>
      </w:tblPr>
      <w:tblGrid>
        <w:gridCol w:w="4644"/>
        <w:gridCol w:w="1134"/>
        <w:gridCol w:w="1134"/>
        <w:gridCol w:w="1134"/>
        <w:gridCol w:w="1134"/>
      </w:tblGrid>
      <w:tr w:rsidR="000E4B15" w14:paraId="3DF63165" w14:textId="77777777" w:rsidTr="00242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0A4BA9" w14:textId="77777777" w:rsidR="000E4B15" w:rsidRDefault="000E4B15" w:rsidP="00E32156">
            <w:pPr>
              <w:spacing w:line="360" w:lineRule="auto"/>
              <w:jc w:val="both"/>
            </w:pPr>
            <w:r>
              <w:lastRenderedPageBreak/>
              <w:t>Country</w:t>
            </w:r>
          </w:p>
        </w:tc>
        <w:tc>
          <w:tcPr>
            <w:tcW w:w="1134" w:type="dxa"/>
          </w:tcPr>
          <w:p w14:paraId="37056FD5" w14:textId="77777777" w:rsidR="000E4B15" w:rsidRPr="000E4B15" w:rsidRDefault="000E4B15" w:rsidP="00E32156">
            <w:pPr>
              <w:spacing w:line="360" w:lineRule="auto"/>
              <w:jc w:val="both"/>
              <w:cnfStyle w:val="100000000000" w:firstRow="1" w:lastRow="0" w:firstColumn="0" w:lastColumn="0" w:oddVBand="0" w:evenVBand="0" w:oddHBand="0" w:evenHBand="0" w:firstRowFirstColumn="0" w:firstRowLastColumn="0" w:lastRowFirstColumn="0" w:lastRowLastColumn="0"/>
              <w:rPr>
                <w:b w:val="0"/>
              </w:rPr>
            </w:pPr>
            <w:r w:rsidRPr="000E4B15">
              <w:rPr>
                <w:b w:val="0"/>
              </w:rPr>
              <w:t>Biomass</w:t>
            </w:r>
          </w:p>
        </w:tc>
        <w:tc>
          <w:tcPr>
            <w:tcW w:w="1134" w:type="dxa"/>
          </w:tcPr>
          <w:p w14:paraId="66A00542" w14:textId="77777777" w:rsidR="000E4B15" w:rsidRPr="000E4B15" w:rsidRDefault="000E4B15" w:rsidP="00E32156">
            <w:pPr>
              <w:spacing w:line="360" w:lineRule="auto"/>
              <w:jc w:val="both"/>
              <w:cnfStyle w:val="100000000000" w:firstRow="1" w:lastRow="0" w:firstColumn="0" w:lastColumn="0" w:oddVBand="0" w:evenVBand="0" w:oddHBand="0" w:evenHBand="0" w:firstRowFirstColumn="0" w:firstRowLastColumn="0" w:lastRowFirstColumn="0" w:lastRowLastColumn="0"/>
              <w:rPr>
                <w:b w:val="0"/>
              </w:rPr>
            </w:pPr>
            <w:r w:rsidRPr="000E4B15">
              <w:rPr>
                <w:b w:val="0"/>
              </w:rPr>
              <w:t>Small-Hydro</w:t>
            </w:r>
          </w:p>
        </w:tc>
        <w:tc>
          <w:tcPr>
            <w:tcW w:w="1134" w:type="dxa"/>
          </w:tcPr>
          <w:p w14:paraId="23F6AEBD" w14:textId="77777777" w:rsidR="000E4B15" w:rsidRPr="000E4B15" w:rsidRDefault="000E4B15" w:rsidP="00E32156">
            <w:pPr>
              <w:spacing w:line="360" w:lineRule="auto"/>
              <w:jc w:val="both"/>
              <w:cnfStyle w:val="100000000000" w:firstRow="1" w:lastRow="0" w:firstColumn="0" w:lastColumn="0" w:oddVBand="0" w:evenVBand="0" w:oddHBand="0" w:evenHBand="0" w:firstRowFirstColumn="0" w:firstRowLastColumn="0" w:lastRowFirstColumn="0" w:lastRowLastColumn="0"/>
              <w:rPr>
                <w:b w:val="0"/>
              </w:rPr>
            </w:pPr>
            <w:r w:rsidRPr="000E4B15">
              <w:rPr>
                <w:b w:val="0"/>
              </w:rPr>
              <w:t>Solar</w:t>
            </w:r>
          </w:p>
        </w:tc>
        <w:tc>
          <w:tcPr>
            <w:tcW w:w="1134" w:type="dxa"/>
          </w:tcPr>
          <w:p w14:paraId="499A4281" w14:textId="77777777" w:rsidR="000E4B15" w:rsidRPr="000E4B15" w:rsidRDefault="000E4B15" w:rsidP="00E32156">
            <w:pPr>
              <w:spacing w:line="360" w:lineRule="auto"/>
              <w:jc w:val="both"/>
              <w:cnfStyle w:val="100000000000" w:firstRow="1" w:lastRow="0" w:firstColumn="0" w:lastColumn="0" w:oddVBand="0" w:evenVBand="0" w:oddHBand="0" w:evenHBand="0" w:firstRowFirstColumn="0" w:firstRowLastColumn="0" w:lastRowFirstColumn="0" w:lastRowLastColumn="0"/>
              <w:rPr>
                <w:b w:val="0"/>
              </w:rPr>
            </w:pPr>
            <w:r w:rsidRPr="000E4B15">
              <w:rPr>
                <w:b w:val="0"/>
              </w:rPr>
              <w:t>Wind</w:t>
            </w:r>
          </w:p>
        </w:tc>
      </w:tr>
      <w:tr w:rsidR="000E4B15" w14:paraId="14DA53BE" w14:textId="77777777" w:rsidTr="00800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D9D9D9" w:themeFill="background1" w:themeFillShade="D9"/>
          </w:tcPr>
          <w:p w14:paraId="28D1C410" w14:textId="77777777" w:rsidR="000E4B15" w:rsidRDefault="000E4B15" w:rsidP="00E32156">
            <w:pPr>
              <w:spacing w:line="360" w:lineRule="auto"/>
              <w:jc w:val="both"/>
            </w:pPr>
            <w:r>
              <w:t>Ethiopia, Lesotho, Nepal, Papua New Guinea</w:t>
            </w:r>
          </w:p>
        </w:tc>
        <w:tc>
          <w:tcPr>
            <w:tcW w:w="1134" w:type="dxa"/>
            <w:shd w:val="clear" w:color="auto" w:fill="D9D9D9" w:themeFill="background1" w:themeFillShade="D9"/>
          </w:tcPr>
          <w:p w14:paraId="125B6186"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9D9D9" w:themeFill="background1" w:themeFillShade="D9"/>
          </w:tcPr>
          <w:p w14:paraId="56B8FEA3"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9D9D9" w:themeFill="background1" w:themeFillShade="D9"/>
          </w:tcPr>
          <w:p w14:paraId="120D8C75"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9D9D9" w:themeFill="background1" w:themeFillShade="D9"/>
          </w:tcPr>
          <w:p w14:paraId="2CD224CB"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r>
              <w:sym w:font="Symbol" w:char="F0D6"/>
            </w:r>
          </w:p>
        </w:tc>
      </w:tr>
      <w:tr w:rsidR="000E4B15" w14:paraId="308B1BD9" w14:textId="77777777" w:rsidTr="002423AB">
        <w:tc>
          <w:tcPr>
            <w:cnfStyle w:val="001000000000" w:firstRow="0" w:lastRow="0" w:firstColumn="1" w:lastColumn="0" w:oddVBand="0" w:evenVBand="0" w:oddHBand="0" w:evenHBand="0" w:firstRowFirstColumn="0" w:firstRowLastColumn="0" w:lastRowFirstColumn="0" w:lastRowLastColumn="0"/>
            <w:tcW w:w="4644" w:type="dxa"/>
            <w:shd w:val="clear" w:color="auto" w:fill="BFBFBF" w:themeFill="background1" w:themeFillShade="BF"/>
          </w:tcPr>
          <w:p w14:paraId="16CB6B41" w14:textId="77777777" w:rsidR="000E4B15" w:rsidRDefault="000E4B15" w:rsidP="00E32156">
            <w:pPr>
              <w:spacing w:line="360" w:lineRule="auto"/>
              <w:jc w:val="both"/>
            </w:pPr>
            <w:r>
              <w:t>Indonesia, Madagascar</w:t>
            </w:r>
          </w:p>
        </w:tc>
        <w:tc>
          <w:tcPr>
            <w:tcW w:w="1134" w:type="dxa"/>
            <w:shd w:val="clear" w:color="auto" w:fill="BFBFBF" w:themeFill="background1" w:themeFillShade="BF"/>
          </w:tcPr>
          <w:p w14:paraId="14DE5E2E"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BFBFBF" w:themeFill="background1" w:themeFillShade="BF"/>
          </w:tcPr>
          <w:p w14:paraId="31CFBBB7"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r>
              <w:sym w:font="Symbol" w:char="F0D6"/>
            </w:r>
          </w:p>
        </w:tc>
        <w:tc>
          <w:tcPr>
            <w:tcW w:w="1134" w:type="dxa"/>
            <w:shd w:val="clear" w:color="auto" w:fill="BFBFBF" w:themeFill="background1" w:themeFillShade="BF"/>
          </w:tcPr>
          <w:p w14:paraId="09612D61"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BFBFBF" w:themeFill="background1" w:themeFillShade="BF"/>
          </w:tcPr>
          <w:p w14:paraId="7016AA2B"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0E4B15" w14:paraId="029B9956" w14:textId="77777777" w:rsidTr="00800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D9D9D9" w:themeFill="background1" w:themeFillShade="D9"/>
          </w:tcPr>
          <w:p w14:paraId="63B820C8" w14:textId="77777777" w:rsidR="000E4B15" w:rsidRDefault="000E4B15" w:rsidP="00E32156">
            <w:pPr>
              <w:spacing w:line="360" w:lineRule="auto"/>
              <w:jc w:val="both"/>
            </w:pPr>
            <w:r>
              <w:t>Malawi</w:t>
            </w:r>
          </w:p>
        </w:tc>
        <w:tc>
          <w:tcPr>
            <w:tcW w:w="1134" w:type="dxa"/>
            <w:shd w:val="clear" w:color="auto" w:fill="D9D9D9" w:themeFill="background1" w:themeFillShade="D9"/>
          </w:tcPr>
          <w:p w14:paraId="29CE8767"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9D9D9" w:themeFill="background1" w:themeFillShade="D9"/>
          </w:tcPr>
          <w:p w14:paraId="732D3FB9"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9D9D9" w:themeFill="background1" w:themeFillShade="D9"/>
          </w:tcPr>
          <w:p w14:paraId="29F29D16"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r>
              <w:sym w:font="Symbol" w:char="F0D6"/>
            </w:r>
          </w:p>
        </w:tc>
        <w:tc>
          <w:tcPr>
            <w:tcW w:w="1134" w:type="dxa"/>
            <w:shd w:val="clear" w:color="auto" w:fill="D9D9D9" w:themeFill="background1" w:themeFillShade="D9"/>
          </w:tcPr>
          <w:p w14:paraId="5B8118A7"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0E4B15" w14:paraId="6AE0FCE3" w14:textId="77777777" w:rsidTr="002423AB">
        <w:tc>
          <w:tcPr>
            <w:cnfStyle w:val="001000000000" w:firstRow="0" w:lastRow="0" w:firstColumn="1" w:lastColumn="0" w:oddVBand="0" w:evenVBand="0" w:oddHBand="0" w:evenHBand="0" w:firstRowFirstColumn="0" w:firstRowLastColumn="0" w:lastRowFirstColumn="0" w:lastRowLastColumn="0"/>
            <w:tcW w:w="4644" w:type="dxa"/>
            <w:shd w:val="clear" w:color="auto" w:fill="BFBFBF" w:themeFill="background1" w:themeFillShade="BF"/>
          </w:tcPr>
          <w:p w14:paraId="2656237A" w14:textId="77777777" w:rsidR="000E4B15" w:rsidRDefault="000E4B15" w:rsidP="00E32156">
            <w:pPr>
              <w:spacing w:line="360" w:lineRule="auto"/>
              <w:jc w:val="both"/>
            </w:pPr>
            <w:r>
              <w:t>Maldives, Zambia</w:t>
            </w:r>
          </w:p>
        </w:tc>
        <w:tc>
          <w:tcPr>
            <w:tcW w:w="1134" w:type="dxa"/>
            <w:shd w:val="clear" w:color="auto" w:fill="BFBFBF" w:themeFill="background1" w:themeFillShade="BF"/>
          </w:tcPr>
          <w:p w14:paraId="519BD1BE"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BFBFBF" w:themeFill="background1" w:themeFillShade="BF"/>
          </w:tcPr>
          <w:p w14:paraId="61CA4F5F"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BFBFBF" w:themeFill="background1" w:themeFillShade="BF"/>
          </w:tcPr>
          <w:p w14:paraId="2953D830"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r>
              <w:sym w:font="Symbol" w:char="F0D6"/>
            </w:r>
          </w:p>
        </w:tc>
        <w:tc>
          <w:tcPr>
            <w:tcW w:w="1134" w:type="dxa"/>
            <w:shd w:val="clear" w:color="auto" w:fill="BFBFBF" w:themeFill="background1" w:themeFillShade="BF"/>
          </w:tcPr>
          <w:p w14:paraId="109979C4"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r>
              <w:sym w:font="Symbol" w:char="F0D6"/>
            </w:r>
          </w:p>
        </w:tc>
      </w:tr>
      <w:tr w:rsidR="000E4B15" w14:paraId="45929484" w14:textId="77777777" w:rsidTr="00800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D9D9D9" w:themeFill="background1" w:themeFillShade="D9"/>
          </w:tcPr>
          <w:p w14:paraId="54528281" w14:textId="77777777" w:rsidR="000E4B15" w:rsidRDefault="000E4B15" w:rsidP="00E32156">
            <w:pPr>
              <w:spacing w:line="360" w:lineRule="auto"/>
              <w:jc w:val="both"/>
            </w:pPr>
            <w:r>
              <w:t>Tanzania</w:t>
            </w:r>
          </w:p>
        </w:tc>
        <w:tc>
          <w:tcPr>
            <w:tcW w:w="1134" w:type="dxa"/>
            <w:shd w:val="clear" w:color="auto" w:fill="D9D9D9" w:themeFill="background1" w:themeFillShade="D9"/>
          </w:tcPr>
          <w:p w14:paraId="7C657A62"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9D9D9" w:themeFill="background1" w:themeFillShade="D9"/>
          </w:tcPr>
          <w:p w14:paraId="5C14F48A"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r>
              <w:sym w:font="Symbol" w:char="F0D6"/>
            </w:r>
          </w:p>
        </w:tc>
        <w:tc>
          <w:tcPr>
            <w:tcW w:w="1134" w:type="dxa"/>
            <w:shd w:val="clear" w:color="auto" w:fill="D9D9D9" w:themeFill="background1" w:themeFillShade="D9"/>
          </w:tcPr>
          <w:p w14:paraId="2AF6448D"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r>
              <w:sym w:font="Symbol" w:char="F0D6"/>
            </w:r>
          </w:p>
        </w:tc>
        <w:tc>
          <w:tcPr>
            <w:tcW w:w="1134" w:type="dxa"/>
            <w:shd w:val="clear" w:color="auto" w:fill="D9D9D9" w:themeFill="background1" w:themeFillShade="D9"/>
          </w:tcPr>
          <w:p w14:paraId="44B096B6"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r>
              <w:sym w:font="Symbol" w:char="F0D6"/>
            </w:r>
          </w:p>
        </w:tc>
      </w:tr>
      <w:tr w:rsidR="000E4B15" w14:paraId="4F8DF1B6" w14:textId="77777777" w:rsidTr="002423AB">
        <w:tc>
          <w:tcPr>
            <w:cnfStyle w:val="001000000000" w:firstRow="0" w:lastRow="0" w:firstColumn="1" w:lastColumn="0" w:oddVBand="0" w:evenVBand="0" w:oddHBand="0" w:evenHBand="0" w:firstRowFirstColumn="0" w:firstRowLastColumn="0" w:lastRowFirstColumn="0" w:lastRowLastColumn="0"/>
            <w:tcW w:w="4644" w:type="dxa"/>
            <w:shd w:val="clear" w:color="auto" w:fill="BFBFBF" w:themeFill="background1" w:themeFillShade="BF"/>
          </w:tcPr>
          <w:p w14:paraId="235861F9" w14:textId="77777777" w:rsidR="000E4B15" w:rsidRDefault="000E4B15" w:rsidP="00E32156">
            <w:pPr>
              <w:spacing w:line="360" w:lineRule="auto"/>
              <w:jc w:val="both"/>
            </w:pPr>
            <w:r>
              <w:t>Pakistan</w:t>
            </w:r>
          </w:p>
        </w:tc>
        <w:tc>
          <w:tcPr>
            <w:tcW w:w="1134" w:type="dxa"/>
            <w:shd w:val="clear" w:color="auto" w:fill="BFBFBF" w:themeFill="background1" w:themeFillShade="BF"/>
          </w:tcPr>
          <w:p w14:paraId="10B35504"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r>
              <w:sym w:font="Symbol" w:char="F0D6"/>
            </w:r>
          </w:p>
        </w:tc>
        <w:tc>
          <w:tcPr>
            <w:tcW w:w="1134" w:type="dxa"/>
            <w:shd w:val="clear" w:color="auto" w:fill="BFBFBF" w:themeFill="background1" w:themeFillShade="BF"/>
          </w:tcPr>
          <w:p w14:paraId="4AD13FD6"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BFBFBF" w:themeFill="background1" w:themeFillShade="BF"/>
          </w:tcPr>
          <w:p w14:paraId="588AD639"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r>
              <w:sym w:font="Symbol" w:char="F0D6"/>
            </w:r>
          </w:p>
        </w:tc>
        <w:tc>
          <w:tcPr>
            <w:tcW w:w="1134" w:type="dxa"/>
            <w:shd w:val="clear" w:color="auto" w:fill="BFBFBF" w:themeFill="background1" w:themeFillShade="BF"/>
          </w:tcPr>
          <w:p w14:paraId="61492E9C" w14:textId="77777777" w:rsidR="000E4B15" w:rsidRDefault="000E4B15" w:rsidP="00E32156">
            <w:pPr>
              <w:spacing w:line="360" w:lineRule="auto"/>
              <w:jc w:val="both"/>
              <w:cnfStyle w:val="000000000000" w:firstRow="0" w:lastRow="0" w:firstColumn="0" w:lastColumn="0" w:oddVBand="0" w:evenVBand="0" w:oddHBand="0" w:evenHBand="0" w:firstRowFirstColumn="0" w:firstRowLastColumn="0" w:lastRowFirstColumn="0" w:lastRowLastColumn="0"/>
            </w:pPr>
            <w:r>
              <w:sym w:font="Symbol" w:char="F0D6"/>
            </w:r>
          </w:p>
        </w:tc>
      </w:tr>
      <w:tr w:rsidR="000E4B15" w14:paraId="4D74F782" w14:textId="77777777" w:rsidTr="00800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D9D9D9" w:themeFill="background1" w:themeFillShade="D9"/>
          </w:tcPr>
          <w:p w14:paraId="137EA132" w14:textId="77777777" w:rsidR="000E4B15" w:rsidRDefault="000E4B15" w:rsidP="00E32156">
            <w:pPr>
              <w:spacing w:line="360" w:lineRule="auto"/>
              <w:jc w:val="both"/>
            </w:pPr>
            <w:r>
              <w:t>Vietnam</w:t>
            </w:r>
          </w:p>
        </w:tc>
        <w:tc>
          <w:tcPr>
            <w:tcW w:w="1134" w:type="dxa"/>
            <w:shd w:val="clear" w:color="auto" w:fill="D9D9D9" w:themeFill="background1" w:themeFillShade="D9"/>
          </w:tcPr>
          <w:p w14:paraId="7BFAB8FA"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r>
              <w:sym w:font="Symbol" w:char="F0D6"/>
            </w:r>
          </w:p>
        </w:tc>
        <w:tc>
          <w:tcPr>
            <w:tcW w:w="1134" w:type="dxa"/>
            <w:shd w:val="clear" w:color="auto" w:fill="D9D9D9" w:themeFill="background1" w:themeFillShade="D9"/>
          </w:tcPr>
          <w:p w14:paraId="5C974967"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r>
              <w:sym w:font="Symbol" w:char="F0D6"/>
            </w:r>
          </w:p>
        </w:tc>
        <w:tc>
          <w:tcPr>
            <w:tcW w:w="1134" w:type="dxa"/>
            <w:shd w:val="clear" w:color="auto" w:fill="D9D9D9" w:themeFill="background1" w:themeFillShade="D9"/>
          </w:tcPr>
          <w:p w14:paraId="32E7D48D"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9D9D9" w:themeFill="background1" w:themeFillShade="D9"/>
          </w:tcPr>
          <w:p w14:paraId="02D200CA" w14:textId="77777777" w:rsidR="000E4B15" w:rsidRDefault="000E4B15" w:rsidP="00E32156">
            <w:pPr>
              <w:spacing w:line="360" w:lineRule="auto"/>
              <w:jc w:val="both"/>
              <w:cnfStyle w:val="000000100000" w:firstRow="0" w:lastRow="0" w:firstColumn="0" w:lastColumn="0" w:oddVBand="0" w:evenVBand="0" w:oddHBand="1" w:evenHBand="0" w:firstRowFirstColumn="0" w:firstRowLastColumn="0" w:lastRowFirstColumn="0" w:lastRowLastColumn="0"/>
            </w:pPr>
            <w:r>
              <w:sym w:font="Symbol" w:char="F0D6"/>
            </w:r>
          </w:p>
        </w:tc>
      </w:tr>
    </w:tbl>
    <w:p w14:paraId="4A94A70D" w14:textId="597B7405" w:rsidR="002423AB" w:rsidRDefault="002423AB" w:rsidP="00E32156">
      <w:pPr>
        <w:pStyle w:val="Beschriftung"/>
        <w:keepNext/>
        <w:jc w:val="both"/>
      </w:pPr>
      <w:bookmarkStart w:id="363" w:name="_Toc433648147"/>
      <w:r>
        <w:t xml:space="preserve">Table </w:t>
      </w:r>
      <w:fldSimple w:instr=" SEQ Table \* ARABIC ">
        <w:r w:rsidR="008D3461">
          <w:rPr>
            <w:noProof/>
          </w:rPr>
          <w:t>1</w:t>
        </w:r>
      </w:fldSimple>
      <w:r>
        <w:t xml:space="preserve">: Countries Covered by the ESMAP </w:t>
      </w:r>
      <w:del w:id="364" w:author="Grau Jan, ENT-BIZ-PSR-ANA-DA" w:date="2015-11-06T20:00:00Z">
        <w:r w:rsidDel="00BC5FC8">
          <w:delText>Initatitve</w:delText>
        </w:r>
      </w:del>
      <w:ins w:id="365" w:author="Grau Jan, ENT-BIZ-PSR-ANA-DA" w:date="2015-11-06T20:00:00Z">
        <w:r w:rsidR="00BC5FC8">
          <w:t>Initiative</w:t>
        </w:r>
      </w:ins>
      <w:r>
        <w:t>, in dependence of (WorldBank, 2015</w:t>
      </w:r>
      <w:r w:rsidR="009745F7">
        <w:t>a</w:t>
      </w:r>
      <w:r>
        <w:t>, p.2)</w:t>
      </w:r>
      <w:bookmarkEnd w:id="363"/>
    </w:p>
    <w:p w14:paraId="2B1AFA8A" w14:textId="77777777" w:rsidR="000E4B15" w:rsidRDefault="000E4B15" w:rsidP="00E32156">
      <w:pPr>
        <w:spacing w:line="360" w:lineRule="auto"/>
        <w:jc w:val="both"/>
      </w:pPr>
    </w:p>
    <w:p w14:paraId="15BC7140" w14:textId="5118FAD3" w:rsidR="002072ED" w:rsidRPr="001F675F" w:rsidRDefault="002072ED" w:rsidP="00E32156">
      <w:pPr>
        <w:spacing w:line="360" w:lineRule="auto"/>
        <w:jc w:val="both"/>
      </w:pPr>
      <w:r w:rsidRPr="001F675F">
        <w:t xml:space="preserve"> The data collected for this initiative has two very significant advantages. </w:t>
      </w:r>
      <w:del w:id="366" w:author="Grau Jan, ENT-BIZ-PSR-ANA-DA" w:date="2015-11-06T21:01:00Z">
        <w:r w:rsidRPr="001F675F" w:rsidDel="008A000C">
          <w:delText>Firstly</w:delText>
        </w:r>
      </w:del>
      <w:ins w:id="367" w:author="Grau Jan, ENT-BIZ-PSR-ANA-DA" w:date="2015-11-06T21:01:00Z">
        <w:r w:rsidR="008A000C">
          <w:t>First</w:t>
        </w:r>
      </w:ins>
      <w:r w:rsidRPr="001F675F">
        <w:t>, the data is</w:t>
      </w:r>
      <w:r w:rsidR="00EB5043">
        <w:t>,</w:t>
      </w:r>
      <w:r w:rsidRPr="001F675F">
        <w:t xml:space="preserve"> through explicit designing of the measurements due to ground-measurements activities, the best data available at the moment</w:t>
      </w:r>
      <w:r w:rsidR="00FA78AB">
        <w:t xml:space="preserve"> (A. O. Ali, interview, July, 7</w:t>
      </w:r>
      <w:del w:id="368" w:author="Grau Jan, ENT-BIZ-PSR-ANA-DA" w:date="2015-11-06T21:01:00Z">
        <w:r w:rsidR="00FA78AB" w:rsidRPr="00FA78AB" w:rsidDel="008A000C">
          <w:rPr>
            <w:vertAlign w:val="superscript"/>
          </w:rPr>
          <w:delText>th</w:delText>
        </w:r>
      </w:del>
      <w:r w:rsidR="00FA78AB">
        <w:t>, 2015)</w:t>
      </w:r>
      <w:r w:rsidRPr="001F675F">
        <w:t>. Secondly</w:t>
      </w:r>
      <w:r w:rsidR="00EB5043">
        <w:t>,</w:t>
      </w:r>
      <w:r w:rsidRPr="001F675F">
        <w:t xml:space="preserve"> the data will be openly provided by ESMAP through the Global Atlas for Renewable Energies. This allows everyone </w:t>
      </w:r>
      <w:r w:rsidR="003A7B67" w:rsidRPr="001F675F">
        <w:t xml:space="preserve">to </w:t>
      </w:r>
      <w:r w:rsidR="009745F7">
        <w:t>have access to the data. (World</w:t>
      </w:r>
      <w:r w:rsidR="003A7B67" w:rsidRPr="001F675F">
        <w:t>Bank, 2015</w:t>
      </w:r>
      <w:r w:rsidR="009745F7">
        <w:t>a</w:t>
      </w:r>
      <w:r w:rsidR="003A7B67" w:rsidRPr="001F675F">
        <w:t>, p. 1</w:t>
      </w:r>
      <w:r w:rsidRPr="001F675F">
        <w:t xml:space="preserve">) </w:t>
      </w:r>
      <w:r w:rsidR="0073094C" w:rsidRPr="001F675F">
        <w:t>The data made available for the Atlas are about 1 Teraby</w:t>
      </w:r>
      <w:r w:rsidR="00D50AB2">
        <w:t xml:space="preserve">te per country, which is ground </w:t>
      </w:r>
      <w:r w:rsidR="0073094C" w:rsidRPr="001F675F">
        <w:t>breaking (</w:t>
      </w:r>
      <w:r w:rsidR="00F22C8B" w:rsidRPr="001F675F">
        <w:t xml:space="preserve">A. O. </w:t>
      </w:r>
      <w:r w:rsidR="0073094C" w:rsidRPr="001F675F">
        <w:t>Ali,</w:t>
      </w:r>
      <w:r w:rsidR="00FA78AB">
        <w:t xml:space="preserve"> interview, July 7</w:t>
      </w:r>
      <w:del w:id="369" w:author="Grau Jan, ENT-BIZ-PSR-ANA-DA" w:date="2015-11-06T21:01:00Z">
        <w:r w:rsidR="00FA78AB" w:rsidRPr="00FA78AB" w:rsidDel="008A000C">
          <w:rPr>
            <w:vertAlign w:val="superscript"/>
          </w:rPr>
          <w:delText>th</w:delText>
        </w:r>
      </w:del>
      <w:r w:rsidR="00FA78AB">
        <w:t>,</w:t>
      </w:r>
      <w:r w:rsidR="0073094C" w:rsidRPr="001F675F">
        <w:t xml:space="preserve"> 2015).</w:t>
      </w:r>
    </w:p>
    <w:p w14:paraId="3A1EA31C" w14:textId="05121B79" w:rsidR="004C36E6" w:rsidRDefault="003D7C32" w:rsidP="00E32156">
      <w:pPr>
        <w:spacing w:line="360" w:lineRule="auto"/>
        <w:jc w:val="both"/>
      </w:pPr>
      <w:r w:rsidRPr="001F675F">
        <w:t>With this data</w:t>
      </w:r>
      <w:r w:rsidR="00EB5043">
        <w:t>,</w:t>
      </w:r>
      <w:r w:rsidRPr="001F675F">
        <w:t xml:space="preserve"> the Global Atlas is able to provide countr</w:t>
      </w:r>
      <w:r w:rsidR="00EB5043">
        <w:t>ies</w:t>
      </w:r>
      <w:r w:rsidRPr="001F675F">
        <w:t xml:space="preserve"> with the necessary data</w:t>
      </w:r>
      <w:del w:id="370" w:author="Grau Jan, ENT-BIZ-PSR-ANA-DA" w:date="2015-11-06T21:02:00Z">
        <w:r w:rsidRPr="001F675F" w:rsidDel="008A000C">
          <w:delText>,</w:delText>
        </w:r>
      </w:del>
      <w:r w:rsidRPr="001F675F">
        <w:t xml:space="preserve"> </w:t>
      </w:r>
      <w:r w:rsidR="00EB5043">
        <w:t xml:space="preserve">and thus </w:t>
      </w:r>
      <w:r w:rsidRPr="001F675F">
        <w:t>solve</w:t>
      </w:r>
      <w:del w:id="371" w:author="Grau Jan, ENT-BIZ-PSR-ANA-DA" w:date="2015-11-06T21:02:00Z">
        <w:r w:rsidRPr="001F675F" w:rsidDel="008A000C">
          <w:delText>s</w:delText>
        </w:r>
      </w:del>
      <w:r w:rsidRPr="001F675F">
        <w:t xml:space="preserve"> the problem of limited data available. </w:t>
      </w:r>
      <w:r w:rsidR="00EB5043">
        <w:t>Though t</w:t>
      </w:r>
      <w:r w:rsidR="00E7784B">
        <w:t>his data needs to be leveraged in order for the Global Atlas to grow even more</w:t>
      </w:r>
      <w:r w:rsidR="00EB5043">
        <w:t>,</w:t>
      </w:r>
      <w:r w:rsidR="00E7784B">
        <w:t xml:space="preserve"> </w:t>
      </w:r>
      <w:r w:rsidR="00EB5043">
        <w:t>t</w:t>
      </w:r>
      <w:r w:rsidR="00D50AB2">
        <w:t xml:space="preserve">he first step towards the increase of the user base is done. </w:t>
      </w:r>
    </w:p>
    <w:p w14:paraId="1AB4947B" w14:textId="06A2F6F3" w:rsidR="00C0737B" w:rsidRDefault="00C0737B" w:rsidP="00E32156">
      <w:pPr>
        <w:spacing w:line="360" w:lineRule="auto"/>
        <w:jc w:val="both"/>
      </w:pPr>
      <w:r>
        <w:t>Due to the scope</w:t>
      </w:r>
      <w:r w:rsidR="00EB5043">
        <w:t>,</w:t>
      </w:r>
      <w:r>
        <w:t xml:space="preserve"> this thesis is </w:t>
      </w:r>
      <w:r w:rsidR="00EB5043">
        <w:t xml:space="preserve">only </w:t>
      </w:r>
      <w:r>
        <w:t>going to focus on one specific country.</w:t>
      </w:r>
      <w:r w:rsidRPr="001F675F">
        <w:t xml:space="preserve"> </w:t>
      </w:r>
      <w:r>
        <w:t>In order to try</w:t>
      </w:r>
      <w:del w:id="372" w:author="Grau Jan, ENT-BIZ-PSR-ANA-DA" w:date="2015-11-06T21:02:00Z">
        <w:r w:rsidDel="008A000C">
          <w:delText>ing</w:delText>
        </w:r>
      </w:del>
      <w:r>
        <w:t xml:space="preserve"> to maximize </w:t>
      </w:r>
      <w:ins w:id="373" w:author="Grau Jan, ENT-BIZ-PSR-ANA-DA" w:date="2015-11-06T21:02:00Z">
        <w:r w:rsidR="008A000C">
          <w:t xml:space="preserve">the </w:t>
        </w:r>
      </w:ins>
      <w:r>
        <w:t>possible impact</w:t>
      </w:r>
      <w:r w:rsidR="00EB5043">
        <w:t xml:space="preserve"> while maintain</w:t>
      </w:r>
      <w:ins w:id="374" w:author="Grau Jan, ENT-BIZ-PSR-ANA-DA" w:date="2015-11-06T21:02:00Z">
        <w:r w:rsidR="008A000C">
          <w:t>ing</w:t>
        </w:r>
      </w:ins>
      <w:r w:rsidR="00EB5043">
        <w:t xml:space="preserve"> scope</w:t>
      </w:r>
      <w:r>
        <w:t xml:space="preserve">, two criteria were used to determine which country could be the most effective one: amount of renewable energies involved </w:t>
      </w:r>
      <w:del w:id="375" w:author="Grau Jan, ENT-BIZ-PSR-ANA-DA" w:date="2015-11-06T21:03:00Z">
        <w:r w:rsidDel="008A000C">
          <w:delText>as well as</w:delText>
        </w:r>
      </w:del>
      <w:ins w:id="376" w:author="Grau Jan, ENT-BIZ-PSR-ANA-DA" w:date="2015-11-06T21:03:00Z">
        <w:r w:rsidR="008A000C">
          <w:t>and</w:t>
        </w:r>
      </w:ins>
      <w:r>
        <w:t xml:space="preserve"> the project funding. The first measure was used to increase the leverage of the tools (one tool can be used for several renewable energy industries), where</w:t>
      </w:r>
      <w:r w:rsidR="002D1244">
        <w:t>as</w:t>
      </w:r>
      <w:r>
        <w:t xml:space="preserve"> the second tool helps to determine, where probably the most data is measured. In accordance with these metrics, Pakistan was chosen. The project in Pakistan not only covers three different renewable energies (including the two big ones</w:t>
      </w:r>
      <w:r w:rsidR="002D1244">
        <w:t xml:space="preserve">, </w:t>
      </w:r>
      <w:r>
        <w:t xml:space="preserve">wind and solar), but </w:t>
      </w:r>
      <w:r w:rsidR="002D1244">
        <w:t xml:space="preserve">the nation </w:t>
      </w:r>
      <w:r>
        <w:t xml:space="preserve">is </w:t>
      </w:r>
      <w:r w:rsidR="002D1244">
        <w:t xml:space="preserve">also </w:t>
      </w:r>
      <w:r>
        <w:t xml:space="preserve">honored to receive the most amount of funding. The Resource Mapping program </w:t>
      </w:r>
      <w:r>
        <w:lastRenderedPageBreak/>
        <w:t>in Pakistan is funded with 4.35 Million Dollars by the ESMAP initiative</w:t>
      </w:r>
      <w:r>
        <w:rPr>
          <w:rStyle w:val="Funotenzeichen"/>
        </w:rPr>
        <w:footnoteReference w:id="2"/>
      </w:r>
      <w:r>
        <w:t>, the total funding of the project lays at 4.47 Million Dollars. It includes ground-measurements of solar, biogas and wind data. (World</w:t>
      </w:r>
      <w:r w:rsidR="006E0044">
        <w:t>B</w:t>
      </w:r>
      <w:r>
        <w:t>ank, 2015c)</w:t>
      </w:r>
    </w:p>
    <w:p w14:paraId="12663A0F" w14:textId="30E5CBE5" w:rsidR="003D7C32" w:rsidRPr="006F6CA6" w:rsidRDefault="00272AD4" w:rsidP="00E32156">
      <w:pPr>
        <w:pStyle w:val="berschrift2"/>
        <w:jc w:val="both"/>
        <w:rPr>
          <w:color w:val="808080" w:themeColor="background1" w:themeShade="80"/>
        </w:rPr>
      </w:pPr>
      <w:bookmarkStart w:id="377" w:name="_Toc434241891"/>
      <w:r w:rsidRPr="006F6CA6">
        <w:rPr>
          <w:color w:val="808080" w:themeColor="background1" w:themeShade="80"/>
        </w:rPr>
        <w:t>3</w:t>
      </w:r>
      <w:r w:rsidR="001F675F" w:rsidRPr="006F6CA6">
        <w:rPr>
          <w:color w:val="808080" w:themeColor="background1" w:themeShade="80"/>
        </w:rPr>
        <w:t xml:space="preserve">.2 </w:t>
      </w:r>
      <w:r w:rsidR="006F32A4" w:rsidRPr="006F6CA6">
        <w:rPr>
          <w:color w:val="808080" w:themeColor="background1" w:themeShade="80"/>
        </w:rPr>
        <w:t>Pakistan</w:t>
      </w:r>
      <w:bookmarkEnd w:id="377"/>
    </w:p>
    <w:p w14:paraId="0995857C" w14:textId="278E4B7B" w:rsidR="004C36E6" w:rsidRDefault="00B63708" w:rsidP="00E32156">
      <w:pPr>
        <w:spacing w:line="360" w:lineRule="auto"/>
        <w:jc w:val="both"/>
      </w:pPr>
      <w:del w:id="378" w:author="Grau Jan, ENT-BIZ-PSR-ANA-DA" w:date="2015-11-06T21:03:00Z">
        <w:r w:rsidDel="008A000C">
          <w:delText>As</w:delText>
        </w:r>
        <w:r w:rsidR="006F32A4" w:rsidDel="008A000C">
          <w:delText xml:space="preserve"> to get a</w:delText>
        </w:r>
      </w:del>
      <w:ins w:id="379" w:author="Grau Jan, ENT-BIZ-PSR-ANA-DA" w:date="2015-11-06T21:03:00Z">
        <w:r w:rsidR="008A000C">
          <w:t>In</w:t>
        </w:r>
      </w:ins>
      <w:r w:rsidR="006F32A4">
        <w:t xml:space="preserve"> short overview over the situation in Pakistan, the current energy situation is explained. In a second step, the initiative by the ESMAP RE Resource Mapping Initiative in Pakistan will be described in the following paragraphs.</w:t>
      </w:r>
    </w:p>
    <w:p w14:paraId="70E86E66" w14:textId="5183323B" w:rsidR="00365C58" w:rsidRPr="004B6140" w:rsidRDefault="008E13B5" w:rsidP="00E32156">
      <w:pPr>
        <w:spacing w:line="360" w:lineRule="auto"/>
        <w:jc w:val="both"/>
      </w:pPr>
      <w:r>
        <w:t xml:space="preserve">The reliance on </w:t>
      </w:r>
      <w:r w:rsidR="00C0737B">
        <w:t>too</w:t>
      </w:r>
      <w:r>
        <w:t xml:space="preserve"> much imported oil is the reason for Pakistan</w:t>
      </w:r>
      <w:r w:rsidR="00495E66">
        <w:t>’s</w:t>
      </w:r>
      <w:r>
        <w:t xml:space="preserve"> energy crisis, which started in late 2007. The oil price almost tripled during the previous 18-month period and le</w:t>
      </w:r>
      <w:r w:rsidR="002D1244">
        <w:t>d</w:t>
      </w:r>
      <w:r>
        <w:t xml:space="preserve"> to a debt-circle causing financial problems in the energy sector. (Aftab, 2014, p. 1) </w:t>
      </w:r>
      <w:r w:rsidR="00EC02BD">
        <w:t>Pakistan is facing challenges in power generation</w:t>
      </w:r>
      <w:r w:rsidR="002D1244">
        <w:t>,</w:t>
      </w:r>
      <w:r w:rsidR="00F76250">
        <w:t xml:space="preserve"> as Rauf, Wang, Yue</w:t>
      </w:r>
      <w:r w:rsidR="0088632F">
        <w:t>,</w:t>
      </w:r>
      <w:r w:rsidR="00F76250">
        <w:t xml:space="preserve"> &amp; Tan (2015, p. </w:t>
      </w:r>
      <w:r w:rsidR="0088632F">
        <w:t xml:space="preserve">895) state in their paper </w:t>
      </w:r>
      <w:del w:id="380" w:author="Grau Jan, ENT-BIZ-PSR-ANA-DA" w:date="2015-11-06T21:03:00Z">
        <w:r w:rsidR="0088632F" w:rsidDel="008A000C">
          <w:delText>of the</w:delText>
        </w:r>
      </w:del>
      <w:ins w:id="381" w:author="Grau Jan, ENT-BIZ-PSR-ANA-DA" w:date="2015-11-06T21:03:00Z">
        <w:r w:rsidR="008A000C">
          <w:t>regarding the</w:t>
        </w:r>
      </w:ins>
      <w:r w:rsidR="0088632F">
        <w:t xml:space="preserve"> energy status in Pakistan. </w:t>
      </w:r>
      <w:r>
        <w:t>Number</w:t>
      </w:r>
      <w:r w:rsidR="00374FE8">
        <w:t>s t</w:t>
      </w:r>
      <w:r>
        <w:t>o</w:t>
      </w:r>
      <w:r w:rsidR="008A0A35">
        <w:t xml:space="preserve"> confirm</w:t>
      </w:r>
      <w:r>
        <w:t xml:space="preserve"> the </w:t>
      </w:r>
      <w:r w:rsidR="002A1FAA">
        <w:t>result got Qasim and Katim (2014, p. 162) in their empirical analysis of the energy shortage. In 2011, for example Amer &amp; Quim (2011, p. 420), estimated the shortage</w:t>
      </w:r>
      <w:r w:rsidR="00E7784B">
        <w:t xml:space="preserve"> of electricity in Pakistan</w:t>
      </w:r>
      <w:r w:rsidR="002A1FAA">
        <w:t xml:space="preserve"> to 6'000MW, which is </w:t>
      </w:r>
      <w:r w:rsidR="008903EC">
        <w:t>more than 7.5% of the annual Electricity Consumption in 2011 (IEA, 2015</w:t>
      </w:r>
      <w:r w:rsidR="002A7ABA">
        <w:t>a</w:t>
      </w:r>
      <w:r w:rsidR="008903EC">
        <w:t>). According to the World Bank data</w:t>
      </w:r>
      <w:r w:rsidR="002D1244">
        <w:t>,</w:t>
      </w:r>
      <w:r w:rsidR="008903EC">
        <w:t xml:space="preserve"> (</w:t>
      </w:r>
      <w:r w:rsidR="009745F7">
        <w:t>World</w:t>
      </w:r>
      <w:r w:rsidR="00B20B4F">
        <w:t>Bank</w:t>
      </w:r>
      <w:r w:rsidR="008903EC">
        <w:t>, 2015</w:t>
      </w:r>
      <w:r w:rsidR="009745F7">
        <w:t>b</w:t>
      </w:r>
      <w:r w:rsidR="008903EC">
        <w:t xml:space="preserve">) </w:t>
      </w:r>
      <w:del w:id="382" w:author="Grau Jan, ENT-BIZ-PSR-ANA-DA" w:date="2015-11-06T21:04:00Z">
        <w:r w:rsidR="002D1244" w:rsidDel="008A000C">
          <w:delText xml:space="preserve">a </w:delText>
        </w:r>
      </w:del>
      <w:r w:rsidR="008903EC">
        <w:t>6.4%</w:t>
      </w:r>
      <w:ins w:id="383" w:author="Grau Jan, ENT-BIZ-PSR-ANA-DA" w:date="2015-11-06T21:04:00Z">
        <w:r w:rsidR="008A000C">
          <w:t xml:space="preserve"> of the population</w:t>
        </w:r>
      </w:ins>
      <w:r w:rsidR="008903EC">
        <w:t xml:space="preserve"> (trend decreasing) do</w:t>
      </w:r>
      <w:ins w:id="384" w:author="Grau Jan, ENT-BIZ-PSR-ANA-DA" w:date="2015-11-06T21:04:00Z">
        <w:r w:rsidR="008A000C">
          <w:t>es</w:t>
        </w:r>
      </w:ins>
      <w:r w:rsidR="008903EC">
        <w:t xml:space="preserve"> not have access to electricity</w:t>
      </w:r>
      <w:r w:rsidR="00E7784B">
        <w:t xml:space="preserve"> in Pakistan</w:t>
      </w:r>
      <w:r w:rsidR="008903EC">
        <w:t xml:space="preserve">. </w:t>
      </w:r>
      <w:r w:rsidR="00365C58">
        <w:t xml:space="preserve">Several studies further indicate that </w:t>
      </w:r>
      <w:ins w:id="385" w:author="Grau Jan, ENT-BIZ-PSR-ANA-DA" w:date="2015-11-06T21:04:00Z">
        <w:r w:rsidR="008A000C">
          <w:t xml:space="preserve">a </w:t>
        </w:r>
      </w:ins>
      <w:r w:rsidR="00365C58">
        <w:t xml:space="preserve">persistent shortage in power will have a negative influence on the economic development of Pakistan </w:t>
      </w:r>
      <w:r w:rsidR="00365C58" w:rsidRPr="004B6140">
        <w:t>(see for example Siddiqui, 2004, p. 195; Khan and Ahmed, 2009, p. 451).</w:t>
      </w:r>
      <w:r w:rsidR="0002586E" w:rsidRPr="004B6140">
        <w:t xml:space="preserve"> </w:t>
      </w:r>
    </w:p>
    <w:p w14:paraId="16678337" w14:textId="1A317D42" w:rsidR="0002586E" w:rsidRPr="0002586E" w:rsidRDefault="002D1244" w:rsidP="00E32156">
      <w:pPr>
        <w:spacing w:line="360" w:lineRule="auto"/>
        <w:jc w:val="both"/>
        <w:rPr>
          <w:rFonts w:ascii="Helvetica" w:eastAsia="Times New Roman" w:hAnsi="Helvetica" w:cs="Times New Roman"/>
          <w:sz w:val="23"/>
          <w:szCs w:val="23"/>
        </w:rPr>
      </w:pPr>
      <w:r>
        <w:t>In contrast</w:t>
      </w:r>
      <w:r w:rsidR="0002586E">
        <w:t xml:space="preserve">, Pakistan is rich </w:t>
      </w:r>
      <w:del w:id="386" w:author="Grau Jan, ENT-BIZ-PSR-ANA-DA" w:date="2015-11-06T21:04:00Z">
        <w:r w:rsidR="0002586E" w:rsidDel="008A000C">
          <w:delText xml:space="preserve">on </w:delText>
        </w:r>
      </w:del>
      <w:ins w:id="387" w:author="Grau Jan, ENT-BIZ-PSR-ANA-DA" w:date="2015-11-06T21:04:00Z">
        <w:r w:rsidR="008A000C">
          <w:t>in</w:t>
        </w:r>
        <w:r w:rsidR="008A000C">
          <w:t xml:space="preserve"> </w:t>
        </w:r>
      </w:ins>
      <w:r w:rsidR="0002586E">
        <w:t>renewa</w:t>
      </w:r>
      <w:r w:rsidR="005F4B52">
        <w:t xml:space="preserve">ble energy </w:t>
      </w:r>
      <w:ins w:id="388" w:author="Grau Jan, ENT-BIZ-PSR-ANA-DA" w:date="2015-11-06T21:04:00Z">
        <w:r w:rsidR="008A000C">
          <w:t>re</w:t>
        </w:r>
      </w:ins>
      <w:r w:rsidR="005F4B52">
        <w:t xml:space="preserve">sources. In his </w:t>
      </w:r>
      <w:r>
        <w:t xml:space="preserve">2009 </w:t>
      </w:r>
      <w:r w:rsidR="005F4B52">
        <w:t xml:space="preserve">paper on the potential </w:t>
      </w:r>
      <w:del w:id="389" w:author="Grau Jan, ENT-BIZ-PSR-ANA-DA" w:date="2015-11-06T21:05:00Z">
        <w:r w:rsidR="005F4B52" w:rsidDel="008A000C">
          <w:delText xml:space="preserve">of </w:delText>
        </w:r>
      </w:del>
      <w:ins w:id="390" w:author="Grau Jan, ENT-BIZ-PSR-ANA-DA" w:date="2015-11-06T21:05:00Z">
        <w:r w:rsidR="008A000C">
          <w:t>for</w:t>
        </w:r>
        <w:r w:rsidR="008A000C">
          <w:t xml:space="preserve"> </w:t>
        </w:r>
      </w:ins>
      <w:r w:rsidR="00201D95">
        <w:t>renewable energy in Pakistan</w:t>
      </w:r>
      <w:r>
        <w:t>,</w:t>
      </w:r>
      <w:r w:rsidR="00201D95">
        <w:t xml:space="preserve"> Sheikh (p. 2702) outlined that renewable energy should at least fill 10% of the energy supply mix </w:t>
      </w:r>
      <w:del w:id="391" w:author="Grau Jan, ENT-BIZ-PSR-ANA-DA" w:date="2015-11-06T21:05:00Z">
        <w:r w:rsidR="00201D95" w:rsidDel="008A000C">
          <w:delText xml:space="preserve">of </w:delText>
        </w:r>
      </w:del>
      <w:ins w:id="392" w:author="Grau Jan, ENT-BIZ-PSR-ANA-DA" w:date="2015-11-06T21:05:00Z">
        <w:r w:rsidR="008A000C">
          <w:t>in</w:t>
        </w:r>
        <w:r w:rsidR="008A000C">
          <w:t xml:space="preserve"> </w:t>
        </w:r>
      </w:ins>
      <w:r w:rsidR="00201D95">
        <w:t>Pakistan. This would eliminate the energy shortage of 7.5%. The following graph display</w:t>
      </w:r>
      <w:r w:rsidR="002A7ABA">
        <w:t>s</w:t>
      </w:r>
      <w:r w:rsidR="00201D95">
        <w:t xml:space="preserve"> the energy consumption by sources</w:t>
      </w:r>
      <w:r w:rsidR="002A7ABA">
        <w:t xml:space="preserve"> in kilos of oil equivalent (ktoe) from 2012 provided </w:t>
      </w:r>
      <w:del w:id="393" w:author="Grau Jan, ENT-BIZ-PSR-ANA-DA" w:date="2015-11-06T21:05:00Z">
        <w:r w:rsidR="002A7ABA" w:rsidDel="008A000C">
          <w:delText xml:space="preserve">be </w:delText>
        </w:r>
      </w:del>
      <w:ins w:id="394" w:author="Grau Jan, ENT-BIZ-PSR-ANA-DA" w:date="2015-11-06T21:05:00Z">
        <w:r w:rsidR="008A000C">
          <w:t>by</w:t>
        </w:r>
        <w:r w:rsidR="008A000C">
          <w:t xml:space="preserve"> </w:t>
        </w:r>
      </w:ins>
      <w:r w:rsidR="002A7ABA">
        <w:t>the International Energy Agency (IEA)</w:t>
      </w:r>
      <w:r w:rsidR="00201D95">
        <w:t xml:space="preserve">. </w:t>
      </w:r>
      <w:r w:rsidR="00F800FC">
        <w:t>The graph shows that Pakistan's biggest energy supply is gen</w:t>
      </w:r>
      <w:r w:rsidR="00AA4F1B">
        <w:t xml:space="preserve">erated with Biogas/Waste. </w:t>
      </w:r>
      <w:r w:rsidR="00D07A17">
        <w:t>With the term Biogas/Wood, the IEA speaks about primary solid fuels like wood and charcoal</w:t>
      </w:r>
      <w:r w:rsidR="00AA4F1B">
        <w:t xml:space="preserve"> (IEA, 2015c), which is an ine</w:t>
      </w:r>
      <w:r w:rsidR="00A13A01">
        <w:t>fficient way of creating energy and mostly used to heat up homes</w:t>
      </w:r>
      <w:r w:rsidR="00AA4F1B">
        <w:t xml:space="preserve"> </w:t>
      </w:r>
      <w:r w:rsidR="00A13A01">
        <w:t>(Openshaw, 2014, p. 37)</w:t>
      </w:r>
    </w:p>
    <w:p w14:paraId="44324DB8" w14:textId="6271E09F" w:rsidR="00963A0A" w:rsidRDefault="00AA4F1B" w:rsidP="00E32156">
      <w:pPr>
        <w:spacing w:line="360" w:lineRule="auto"/>
        <w:jc w:val="both"/>
      </w:pPr>
      <w:r>
        <w:rPr>
          <w:noProof/>
          <w:lang w:val="de-CH" w:eastAsia="zh-CN"/>
        </w:rPr>
        <w:lastRenderedPageBreak/>
        <w:drawing>
          <wp:inline distT="0" distB="0" distL="0" distR="0" wp14:anchorId="45C30F79" wp14:editId="250067A7">
            <wp:extent cx="5756910" cy="3142615"/>
            <wp:effectExtent l="0" t="0" r="0" b="63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142615"/>
                    </a:xfrm>
                    <a:prstGeom prst="rect">
                      <a:avLst/>
                    </a:prstGeom>
                    <a:noFill/>
                    <a:ln>
                      <a:noFill/>
                    </a:ln>
                  </pic:spPr>
                </pic:pic>
              </a:graphicData>
            </a:graphic>
          </wp:inline>
        </w:drawing>
      </w:r>
    </w:p>
    <w:p w14:paraId="24D53F47" w14:textId="050029AC" w:rsidR="002A1FAA" w:rsidRDefault="006F6CA6" w:rsidP="00E32156">
      <w:pPr>
        <w:pStyle w:val="Beschriftung"/>
        <w:jc w:val="both"/>
      </w:pPr>
      <w:bookmarkStart w:id="395" w:name="_Toc433648217"/>
      <w:r>
        <w:t xml:space="preserve">Figure </w:t>
      </w:r>
      <w:fldSimple w:instr=" SEQ Figure \* ARABIC ">
        <w:r w:rsidR="008D3461">
          <w:rPr>
            <w:noProof/>
          </w:rPr>
          <w:t>7</w:t>
        </w:r>
      </w:fldSimple>
      <w:r>
        <w:t xml:space="preserve">: </w:t>
      </w:r>
      <w:r w:rsidRPr="00C06FB4">
        <w:t>Energy Production in Pakistan according to Sources (IEA, 2015b)</w:t>
      </w:r>
      <w:bookmarkEnd w:id="395"/>
      <w:r w:rsidR="002A7ABA">
        <w:t xml:space="preserve"> </w:t>
      </w:r>
    </w:p>
    <w:p w14:paraId="35962B7A" w14:textId="77777777" w:rsidR="002A7ABA" w:rsidRDefault="002A7ABA" w:rsidP="00E32156">
      <w:pPr>
        <w:spacing w:line="360" w:lineRule="auto"/>
        <w:jc w:val="both"/>
      </w:pPr>
    </w:p>
    <w:p w14:paraId="5D0EA536" w14:textId="37BB2E9D" w:rsidR="002A7ABA" w:rsidRPr="00F800FC" w:rsidRDefault="002A7ABA" w:rsidP="00E32156">
      <w:pPr>
        <w:spacing w:line="360" w:lineRule="auto"/>
        <w:jc w:val="both"/>
      </w:pPr>
      <w:r>
        <w:t>It can be seen that Geothermal/Solar/Wind is hardly traceable in the energy mix of Pakistan</w:t>
      </w:r>
      <w:r w:rsidR="002D1244">
        <w:t xml:space="preserve"> despite,</w:t>
      </w:r>
      <w:r w:rsidR="00495E66">
        <w:t xml:space="preserve"> </w:t>
      </w:r>
      <w:r>
        <w:t>according to Patel &amp; Zhao (2014, p. 7)</w:t>
      </w:r>
      <w:r w:rsidR="002D1244">
        <w:t>,</w:t>
      </w:r>
      <w:r>
        <w:t xml:space="preserve"> </w:t>
      </w:r>
      <w:r w:rsidR="002D1244">
        <w:t>boasting an</w:t>
      </w:r>
      <w:r>
        <w:t xml:space="preserve"> average solar insolation rate of 5.3 kWHh/m</w:t>
      </w:r>
      <w:r>
        <w:rPr>
          <w:vertAlign w:val="superscript"/>
        </w:rPr>
        <w:t>2</w:t>
      </w:r>
      <w:r>
        <w:t>, which is comp</w:t>
      </w:r>
      <w:r w:rsidR="0027037B">
        <w:t xml:space="preserve">arable to </w:t>
      </w:r>
      <w:r>
        <w:t>cities like Phoenix, AZ (5.38 kWHh/m</w:t>
      </w:r>
      <w:r>
        <w:rPr>
          <w:vertAlign w:val="superscript"/>
        </w:rPr>
        <w:t>2</w:t>
      </w:r>
      <w:r>
        <w:t>) or Las Vegas</w:t>
      </w:r>
      <w:r w:rsidR="00374FE8">
        <w:t>, NV</w:t>
      </w:r>
      <w:r>
        <w:t xml:space="preserve"> (5.3 kWHh/m</w:t>
      </w:r>
      <w:r>
        <w:rPr>
          <w:vertAlign w:val="superscript"/>
        </w:rPr>
        <w:t>2</w:t>
      </w:r>
      <w:r>
        <w:t>)</w:t>
      </w:r>
      <w:r w:rsidR="0027037B">
        <w:t xml:space="preserve"> in the United States of America</w:t>
      </w:r>
      <w:r>
        <w:t xml:space="preserve">. </w:t>
      </w:r>
      <w:r w:rsidR="00F800FC">
        <w:t>Furthermore, according to the Triple Bottom Line article</w:t>
      </w:r>
      <w:r w:rsidR="002D1244">
        <w:t>,</w:t>
      </w:r>
      <w:r w:rsidR="00F800FC">
        <w:t xml:space="preserve"> </w:t>
      </w:r>
      <w:r w:rsidR="00F800FC">
        <w:rPr>
          <w:i/>
        </w:rPr>
        <w:t>The Feasibility of Renewable Energy in Pakistan</w:t>
      </w:r>
      <w:r w:rsidR="002D1244">
        <w:rPr>
          <w:i/>
        </w:rPr>
        <w:t>,</w:t>
      </w:r>
      <w:r w:rsidR="00F800FC">
        <w:rPr>
          <w:i/>
        </w:rPr>
        <w:t xml:space="preserve"> </w:t>
      </w:r>
      <w:r w:rsidR="00F800FC">
        <w:t xml:space="preserve">(2015) Pakistan has greater </w:t>
      </w:r>
      <w:r w:rsidR="0027037B">
        <w:t xml:space="preserve">absolute </w:t>
      </w:r>
      <w:r w:rsidR="00F800FC">
        <w:t xml:space="preserve">wind potential than </w:t>
      </w:r>
      <w:r w:rsidR="00E7784B">
        <w:t xml:space="preserve">big </w:t>
      </w:r>
      <w:r w:rsidR="00F800FC">
        <w:t>neighbor India</w:t>
      </w:r>
      <w:r w:rsidR="0027037B">
        <w:t xml:space="preserve"> despite having the smaller surface</w:t>
      </w:r>
      <w:r w:rsidR="00F800FC">
        <w:t>. Those numbers</w:t>
      </w:r>
      <w:r w:rsidR="002D1244">
        <w:t>,</w:t>
      </w:r>
      <w:r w:rsidR="00F800FC">
        <w:t xml:space="preserve"> of course</w:t>
      </w:r>
      <w:r w:rsidR="002D1244">
        <w:t>,</w:t>
      </w:r>
      <w:r w:rsidR="00F800FC">
        <w:t xml:space="preserve"> cannot be taken for granted, since the data has not been exactly measured yet</w:t>
      </w:r>
      <w:r w:rsidR="0027037B">
        <w:t>, but they indicate the possibilities in the country</w:t>
      </w:r>
      <w:r w:rsidR="00F800FC">
        <w:t>.</w:t>
      </w:r>
    </w:p>
    <w:p w14:paraId="3555C707" w14:textId="57DEFF3F" w:rsidR="00D07A17" w:rsidRDefault="00F800FC" w:rsidP="00E32156">
      <w:pPr>
        <w:spacing w:line="360" w:lineRule="auto"/>
        <w:jc w:val="both"/>
      </w:pPr>
      <w:r>
        <w:t>Arif Alauddin, the former CEO of Pakistan's Alternate and Renewable Energy Board (AEDB) and now Managing Director of the National Energy Conservati</w:t>
      </w:r>
      <w:r w:rsidR="00F314A7">
        <w:t xml:space="preserve">on Center (ENERCON) </w:t>
      </w:r>
      <w:del w:id="396" w:author="Grau Jan, ENT-BIZ-PSR-ANA-DA" w:date="2015-11-06T21:05:00Z">
        <w:r w:rsidR="00F314A7" w:rsidDel="008A000C">
          <w:delText xml:space="preserve">mentions </w:delText>
        </w:r>
      </w:del>
      <w:ins w:id="397" w:author="Grau Jan, ENT-BIZ-PSR-ANA-DA" w:date="2015-11-06T21:05:00Z">
        <w:r w:rsidR="008A000C">
          <w:t>discusses the</w:t>
        </w:r>
      </w:ins>
      <w:del w:id="398" w:author="Grau Jan, ENT-BIZ-PSR-ANA-DA" w:date="2015-11-06T21:05:00Z">
        <w:r w:rsidR="00F314A7" w:rsidDel="008A000C">
          <w:delText xml:space="preserve">a </w:delText>
        </w:r>
      </w:del>
      <w:ins w:id="399" w:author="Grau Jan, ENT-BIZ-PSR-ANA-DA" w:date="2015-11-06T21:05:00Z">
        <w:r w:rsidR="008A000C">
          <w:t xml:space="preserve"> </w:t>
        </w:r>
      </w:ins>
      <w:r w:rsidR="00F314A7">
        <w:t xml:space="preserve">reasons for </w:t>
      </w:r>
      <w:r w:rsidR="0027037B">
        <w:t>the lack of solar, wind and biomass energy in Pakistan</w:t>
      </w:r>
      <w:r w:rsidR="00F314A7">
        <w:t xml:space="preserve">; </w:t>
      </w:r>
      <w:del w:id="400" w:author="Grau Jan, ENT-BIZ-PSR-ANA-DA" w:date="2015-11-06T21:05:00Z">
        <w:r w:rsidR="00F314A7" w:rsidDel="008A000C">
          <w:delText>he mentions that</w:delText>
        </w:r>
      </w:del>
      <w:ins w:id="401" w:author="Grau Jan, ENT-BIZ-PSR-ANA-DA" w:date="2015-11-06T21:05:00Z">
        <w:r w:rsidR="008A000C">
          <w:t>by acknowledging</w:t>
        </w:r>
      </w:ins>
      <w:del w:id="402" w:author="Grau Jan, ENT-BIZ-PSR-ANA-DA" w:date="2015-11-06T21:05:00Z">
        <w:r w:rsidR="00F314A7" w:rsidDel="008A000C">
          <w:delText xml:space="preserve"> ther</w:delText>
        </w:r>
      </w:del>
      <w:del w:id="403" w:author="Grau Jan, ENT-BIZ-PSR-ANA-DA" w:date="2015-11-06T21:06:00Z">
        <w:r w:rsidR="00F314A7" w:rsidDel="008A000C">
          <w:delText>e is</w:delText>
        </w:r>
      </w:del>
      <w:r w:rsidR="00F314A7">
        <w:t xml:space="preserve"> a deficiency in trustworthy resource data in Pakistan (World</w:t>
      </w:r>
      <w:r w:rsidR="009745F7">
        <w:t>B</w:t>
      </w:r>
      <w:r w:rsidR="00F314A7">
        <w:t xml:space="preserve">ank, 2013). He adds that the benefits for Pakistan cannot be overelaborated from getting those data. These data can build the ground stone </w:t>
      </w:r>
      <w:del w:id="404" w:author="Grau Jan, ENT-BIZ-PSR-ANA-DA" w:date="2015-11-06T21:06:00Z">
        <w:r w:rsidR="00F314A7" w:rsidDel="008A000C">
          <w:delText xml:space="preserve">of </w:delText>
        </w:r>
      </w:del>
      <w:ins w:id="405" w:author="Grau Jan, ENT-BIZ-PSR-ANA-DA" w:date="2015-11-06T21:06:00Z">
        <w:r w:rsidR="008A000C">
          <w:t>for</w:t>
        </w:r>
        <w:r w:rsidR="008A000C">
          <w:t xml:space="preserve"> </w:t>
        </w:r>
      </w:ins>
      <w:r w:rsidR="00F314A7">
        <w:t xml:space="preserve">a renewable energy movement in Pakistan. </w:t>
      </w:r>
      <w:r w:rsidR="00B05AC7">
        <w:t xml:space="preserve">In conclusion, </w:t>
      </w:r>
      <w:r w:rsidR="00D07A17">
        <w:t>an improvement in the energy situation is needed</w:t>
      </w:r>
      <w:r w:rsidR="00B05AC7">
        <w:t xml:space="preserve"> in Pakistan</w:t>
      </w:r>
      <w:r w:rsidR="00D07A17">
        <w:t xml:space="preserve">. </w:t>
      </w:r>
      <w:r w:rsidR="00B05AC7">
        <w:t xml:space="preserve">The nation </w:t>
      </w:r>
      <w:r w:rsidR="00D07A17">
        <w:t>has not yet used all the potential</w:t>
      </w:r>
      <w:ins w:id="406" w:author="Grau Jan, ENT-BIZ-PSR-ANA-DA" w:date="2015-11-06T21:06:00Z">
        <w:r w:rsidR="008A000C">
          <w:t xml:space="preserve"> resources</w:t>
        </w:r>
      </w:ins>
      <w:del w:id="407" w:author="Grau Jan, ENT-BIZ-PSR-ANA-DA" w:date="2015-11-06T21:06:00Z">
        <w:r w:rsidR="00D07A17" w:rsidDel="008A000C">
          <w:delText>s</w:delText>
        </w:r>
      </w:del>
      <w:r w:rsidR="00D07A17">
        <w:t xml:space="preserve"> available in the field of renewable energy, especially for wind and solar energy. One reason behind the situation is </w:t>
      </w:r>
      <w:ins w:id="408" w:author="Grau Jan, ENT-BIZ-PSR-ANA-DA" w:date="2015-11-06T21:06:00Z">
        <w:r w:rsidR="008A000C">
          <w:t xml:space="preserve">an </w:t>
        </w:r>
      </w:ins>
      <w:r w:rsidR="00D07A17">
        <w:t>estimated a lack of information and trustworthy resource data on the potential</w:t>
      </w:r>
      <w:del w:id="409" w:author="Grau Jan, ENT-BIZ-PSR-ANA-DA" w:date="2015-11-06T21:06:00Z">
        <w:r w:rsidR="00D07A17" w:rsidDel="008A000C">
          <w:delText>s</w:delText>
        </w:r>
      </w:del>
      <w:r w:rsidR="00D07A17">
        <w:t xml:space="preserve"> in </w:t>
      </w:r>
      <w:r w:rsidR="00D07A17">
        <w:lastRenderedPageBreak/>
        <w:t>Pakistan. This however, will be changed through the ESMAP RE Resource Mapping Initiative.</w:t>
      </w:r>
    </w:p>
    <w:p w14:paraId="709F1243" w14:textId="77777777" w:rsidR="005755CD" w:rsidRDefault="005755CD">
      <w:pPr>
        <w:rPr>
          <w:rFonts w:asciiTheme="majorHAnsi" w:hAnsiTheme="majorHAnsi"/>
          <w:b/>
          <w:bCs/>
          <w:kern w:val="36"/>
          <w:sz w:val="48"/>
          <w:szCs w:val="48"/>
        </w:rPr>
      </w:pPr>
      <w:r>
        <w:rPr>
          <w:rFonts w:asciiTheme="majorHAnsi" w:hAnsiTheme="majorHAnsi"/>
        </w:rPr>
        <w:br w:type="page"/>
      </w:r>
    </w:p>
    <w:p w14:paraId="0EF176F2" w14:textId="09316357" w:rsidR="003571E8" w:rsidRPr="006F6CA6" w:rsidRDefault="00272AD4" w:rsidP="00E32156">
      <w:pPr>
        <w:pStyle w:val="berschrift1"/>
        <w:jc w:val="both"/>
        <w:rPr>
          <w:rFonts w:asciiTheme="majorHAnsi" w:hAnsiTheme="majorHAnsi"/>
          <w:lang w:val="en-US"/>
        </w:rPr>
      </w:pPr>
      <w:bookmarkStart w:id="410" w:name="_Toc434241892"/>
      <w:r w:rsidRPr="006F6CA6">
        <w:rPr>
          <w:rFonts w:asciiTheme="majorHAnsi" w:hAnsiTheme="majorHAnsi"/>
          <w:lang w:val="en-US"/>
        </w:rPr>
        <w:lastRenderedPageBreak/>
        <w:t>4</w:t>
      </w:r>
      <w:r w:rsidR="001F675F" w:rsidRPr="006F6CA6">
        <w:rPr>
          <w:rFonts w:asciiTheme="majorHAnsi" w:hAnsiTheme="majorHAnsi"/>
          <w:lang w:val="en-US"/>
        </w:rPr>
        <w:t xml:space="preserve">. </w:t>
      </w:r>
      <w:r w:rsidR="00853DF6" w:rsidRPr="006F6CA6">
        <w:rPr>
          <w:rFonts w:asciiTheme="majorHAnsi" w:hAnsiTheme="majorHAnsi"/>
          <w:lang w:val="en-US"/>
        </w:rPr>
        <w:t>Hypothesis</w:t>
      </w:r>
      <w:bookmarkEnd w:id="410"/>
    </w:p>
    <w:p w14:paraId="2CB33015" w14:textId="5CAC8A04" w:rsidR="008449D1" w:rsidRDefault="0027037B" w:rsidP="00E32156">
      <w:pPr>
        <w:spacing w:line="360" w:lineRule="auto"/>
        <w:jc w:val="both"/>
      </w:pPr>
      <w:r>
        <w:t>In this chapter</w:t>
      </w:r>
      <w:r w:rsidR="00B05AC7">
        <w:t>,</w:t>
      </w:r>
      <w:r>
        <w:t xml:space="preserve"> the analysis of the previous chapters </w:t>
      </w:r>
      <w:r w:rsidR="00D07A17">
        <w:t>is</w:t>
      </w:r>
      <w:r>
        <w:t xml:space="preserve"> </w:t>
      </w:r>
      <w:del w:id="411" w:author="Grau Jan, ENT-BIZ-PSR-ANA-DA" w:date="2015-11-06T21:07:00Z">
        <w:r w:rsidDel="008A000C">
          <w:delText>taken and worked into a hypothesis</w:delText>
        </w:r>
      </w:del>
      <w:ins w:id="412" w:author="Grau Jan, ENT-BIZ-PSR-ANA" w:date="2015-11-03T17:39:00Z">
        <w:del w:id="413" w:author="Grau Jan, ENT-BIZ-PSR-ANA-DA" w:date="2015-11-06T21:07:00Z">
          <w:r w:rsidR="00C62D50" w:rsidDel="008A000C">
            <w:delText>a practical hypothesis is elicited from it</w:delText>
          </w:r>
        </w:del>
      </w:ins>
      <w:del w:id="414" w:author="Grau Jan, ENT-BIZ-PSR-ANA-DA" w:date="2015-11-06T21:07:00Z">
        <w:r w:rsidR="008449D1" w:rsidDel="008A000C">
          <w:delText xml:space="preserve">. </w:delText>
        </w:r>
      </w:del>
      <w:ins w:id="415" w:author="Grau Jan, ENT-BIZ-PSR-ANA-DA" w:date="2015-11-06T21:07:00Z">
        <w:r w:rsidR="008A000C">
          <w:t>integrated into a comprehensive hypothesis.</w:t>
        </w:r>
      </w:ins>
    </w:p>
    <w:p w14:paraId="4A9F2182" w14:textId="6847CD3B" w:rsidR="00A87FD1" w:rsidRDefault="00B20B4F" w:rsidP="00E32156">
      <w:pPr>
        <w:spacing w:line="360" w:lineRule="auto"/>
        <w:jc w:val="both"/>
      </w:pPr>
      <w:r>
        <w:t>As the previous chapter</w:t>
      </w:r>
      <w:r w:rsidR="00E7784B">
        <w:t>s</w:t>
      </w:r>
      <w:r>
        <w:t xml:space="preserve"> have shown</w:t>
      </w:r>
      <w:r w:rsidR="00D07A17">
        <w:t>, there are</w:t>
      </w:r>
      <w:r w:rsidR="008449D1">
        <w:t xml:space="preserve"> several possibilities for the Global Atlas </w:t>
      </w:r>
      <w:r w:rsidR="00B05AC7">
        <w:t xml:space="preserve">to </w:t>
      </w:r>
      <w:r w:rsidR="00D07A17">
        <w:t>increase its usage and user base</w:t>
      </w:r>
      <w:r w:rsidR="008449D1">
        <w:t>. First of all, the Global Atlas offers the platform for free, which allows all the users to use the product on a</w:t>
      </w:r>
      <w:ins w:id="416" w:author="Grau Jan, ENT-BIZ-PSR-ANA-DA" w:date="2015-11-06T21:07:00Z">
        <w:r w:rsidR="008A000C">
          <w:t xml:space="preserve"> cost-</w:t>
        </w:r>
      </w:ins>
      <w:del w:id="417" w:author="Grau Jan, ENT-BIZ-PSR-ANA-DA" w:date="2015-11-06T21:07:00Z">
        <w:r w:rsidR="008449D1" w:rsidDel="008A000C">
          <w:delText xml:space="preserve">n </w:delText>
        </w:r>
      </w:del>
      <w:r w:rsidR="008449D1">
        <w:t>efficient basis from everywhere. Secondly</w:t>
      </w:r>
      <w:r w:rsidR="00B05AC7">
        <w:t>,</w:t>
      </w:r>
      <w:r w:rsidR="008449D1">
        <w:t xml:space="preserve"> </w:t>
      </w:r>
      <w:r w:rsidR="00D07A17">
        <w:t>the GIS</w:t>
      </w:r>
      <w:ins w:id="418" w:author="Grau Jan, ENT-BIZ-PSR-ANA-DA" w:date="2015-11-06T21:07:00Z">
        <w:r w:rsidR="008A000C">
          <w:t>,</w:t>
        </w:r>
      </w:ins>
      <w:r w:rsidR="00D07A17">
        <w:t xml:space="preserve"> with the various prospection tools is</w:t>
      </w:r>
      <w:r w:rsidR="008449D1">
        <w:t xml:space="preserve"> an ideal program for the first screening. Thirdly</w:t>
      </w:r>
      <w:r w:rsidR="00FC131D">
        <w:t>,</w:t>
      </w:r>
      <w:r w:rsidR="008449D1">
        <w:t xml:space="preserve"> </w:t>
      </w:r>
      <w:r w:rsidR="00D07A17">
        <w:t xml:space="preserve">the different users </w:t>
      </w:r>
      <w:del w:id="419" w:author="Grau Jan, ENT-BIZ-PSR-ANA-DA" w:date="2015-11-06T21:07:00Z">
        <w:r w:rsidR="00D07A17" w:rsidDel="008A000C">
          <w:delText xml:space="preserve">therefore </w:delText>
        </w:r>
      </w:del>
      <w:r w:rsidR="008449D1">
        <w:t xml:space="preserve">gain several </w:t>
      </w:r>
      <w:del w:id="420" w:author="Grau Jan, ENT-BIZ-PSR-ANA-DA" w:date="2015-11-06T21:07:00Z">
        <w:r w:rsidR="00D07A17" w:rsidDel="008A000C">
          <w:delText>improvements</w:delText>
        </w:r>
        <w:r w:rsidR="008449D1" w:rsidDel="008A000C">
          <w:delText xml:space="preserve"> </w:delText>
        </w:r>
      </w:del>
      <w:ins w:id="421" w:author="Grau Jan, ENT-BIZ-PSR-ANA-DA" w:date="2015-11-06T21:07:00Z">
        <w:r w:rsidR="008A000C">
          <w:t>benefits</w:t>
        </w:r>
        <w:r w:rsidR="008A000C">
          <w:t xml:space="preserve"> </w:t>
        </w:r>
      </w:ins>
      <w:r w:rsidR="008449D1">
        <w:t xml:space="preserve">from the free platform. This value is the motivation to use the platform in the first place. </w:t>
      </w:r>
      <w:r w:rsidR="00FC131D">
        <w:t>Creating incentives</w:t>
      </w:r>
      <w:r w:rsidR="00C74AD4">
        <w:t xml:space="preserve"> </w:t>
      </w:r>
      <w:r w:rsidR="006360A2">
        <w:t xml:space="preserve">for the users </w:t>
      </w:r>
      <w:r w:rsidR="004005F5">
        <w:t>is the essential step to</w:t>
      </w:r>
      <w:r w:rsidR="006360A2">
        <w:t xml:space="preserve"> increase the </w:t>
      </w:r>
      <w:r w:rsidR="00D07A17">
        <w:t xml:space="preserve">usage and </w:t>
      </w:r>
      <w:r w:rsidR="006360A2">
        <w:t xml:space="preserve">user base. </w:t>
      </w:r>
      <w:r w:rsidR="008449D1">
        <w:t xml:space="preserve">Increasing the user base </w:t>
      </w:r>
      <w:r w:rsidR="00E24A8A">
        <w:t>aligns with</w:t>
      </w:r>
      <w:r w:rsidR="008449D1">
        <w:t xml:space="preserve"> the miss</w:t>
      </w:r>
      <w:r w:rsidR="00E24A8A">
        <w:t>ion of the Global Atlas</w:t>
      </w:r>
      <w:r w:rsidR="008449D1">
        <w:t xml:space="preserve"> to achieve a bigger impact on the situation of renewable energy worldwide. Additionally, </w:t>
      </w:r>
      <w:r>
        <w:t xml:space="preserve">the Global Atlas is not </w:t>
      </w:r>
      <w:r w:rsidR="00E24A8A">
        <w:t>facing</w:t>
      </w:r>
      <w:r>
        <w:t xml:space="preserve"> real competition in the market of a free GIS program for renewable energy. </w:t>
      </w:r>
      <w:r w:rsidR="008449D1">
        <w:t xml:space="preserve">Furthermore, </w:t>
      </w:r>
      <w:r w:rsidR="00E24A8A">
        <w:t xml:space="preserve">the possibility for </w:t>
      </w:r>
      <w:r w:rsidR="008449D1">
        <w:t xml:space="preserve">the Global Atlas </w:t>
      </w:r>
      <w:r w:rsidR="00E24A8A">
        <w:t>exists</w:t>
      </w:r>
      <w:r w:rsidR="008449D1">
        <w:t xml:space="preserve"> to </w:t>
      </w:r>
      <w:r w:rsidR="00E24A8A">
        <w:t>initiate</w:t>
      </w:r>
      <w:r w:rsidR="008449D1">
        <w:t xml:space="preserve"> a positive feedback loop. </w:t>
      </w:r>
    </w:p>
    <w:p w14:paraId="67C3815D" w14:textId="1883060F" w:rsidR="00CC0CA8" w:rsidRDefault="00FC131D" w:rsidP="00E32156">
      <w:pPr>
        <w:spacing w:line="360" w:lineRule="auto"/>
        <w:jc w:val="both"/>
      </w:pPr>
      <w:r>
        <w:t xml:space="preserve">These </w:t>
      </w:r>
      <w:r w:rsidR="00E24A8A">
        <w:t>characteristics combine</w:t>
      </w:r>
      <w:r w:rsidR="00495E66">
        <w:t>d</w:t>
      </w:r>
      <w:r w:rsidR="00E24A8A">
        <w:t xml:space="preserve"> make</w:t>
      </w:r>
      <w:r w:rsidR="004005F5">
        <w:t xml:space="preserve"> the Global Atlas a product with great potential. However despite all the possibilit</w:t>
      </w:r>
      <w:r w:rsidR="008078A4">
        <w:t>i</w:t>
      </w:r>
      <w:r w:rsidR="004005F5">
        <w:t>es</w:t>
      </w:r>
      <w:r w:rsidR="00A87FD1">
        <w:t>, t</w:t>
      </w:r>
      <w:r w:rsidR="00E24A8A">
        <w:t>he analysis show</w:t>
      </w:r>
      <w:r>
        <w:t>s</w:t>
      </w:r>
      <w:r w:rsidR="00E24A8A">
        <w:t xml:space="preserve"> two major hurdles </w:t>
      </w:r>
      <w:r>
        <w:t xml:space="preserve">that must be overcome in order to improve, </w:t>
      </w:r>
      <w:r w:rsidR="00E24A8A">
        <w:t>and therefore</w:t>
      </w:r>
      <w:r>
        <w:t>,</w:t>
      </w:r>
      <w:r w:rsidR="00E24A8A">
        <w:t xml:space="preserve"> increa</w:t>
      </w:r>
      <w:r>
        <w:t xml:space="preserve">se </w:t>
      </w:r>
      <w:r w:rsidR="00A87FD1">
        <w:t>the user base</w:t>
      </w:r>
      <w:r w:rsidR="00E24A8A">
        <w:t xml:space="preserve"> of the Atlas. The first point can be summarized</w:t>
      </w:r>
      <w:r>
        <w:t xml:space="preserve"> as</w:t>
      </w:r>
      <w:r w:rsidR="00E24A8A">
        <w:t xml:space="preserve"> </w:t>
      </w:r>
      <w:r w:rsidR="00BB3AFE">
        <w:t>the chance to increase the amount and the quality of the datasets</w:t>
      </w:r>
      <w:r w:rsidR="00A87FD1">
        <w:t>, which is required to perform the action</w:t>
      </w:r>
      <w:r w:rsidR="00CC0CA8">
        <w:t xml:space="preserve">s or to set the policies based on the conclusions drawn from the Global Atlas. </w:t>
      </w:r>
      <w:r>
        <w:t>The Global Atlas took a</w:t>
      </w:r>
      <w:r w:rsidR="00DE47B9">
        <w:t xml:space="preserve">nother very important step in </w:t>
      </w:r>
      <w:r>
        <w:t>overcoming this hurdle</w:t>
      </w:r>
      <w:r w:rsidR="00495E66">
        <w:t xml:space="preserve"> </w:t>
      </w:r>
      <w:r w:rsidR="00DE47B9">
        <w:t>with the partnership with the</w:t>
      </w:r>
      <w:r w:rsidR="008449D1">
        <w:t xml:space="preserve"> ESMAP initiative. </w:t>
      </w:r>
      <w:r w:rsidR="00DE47B9">
        <w:t>The data of the program is the ideal way for the Global Atlas</w:t>
      </w:r>
      <w:r w:rsidR="008449D1">
        <w:t xml:space="preserve"> to grow and maybe achieve the possible growth opportunities mentioned in the previous chapter. </w:t>
      </w:r>
    </w:p>
    <w:p w14:paraId="2940812D" w14:textId="2DCC9349" w:rsidR="00B9524C" w:rsidRDefault="00BB3AFE" w:rsidP="00E32156">
      <w:pPr>
        <w:spacing w:line="360" w:lineRule="auto"/>
        <w:jc w:val="both"/>
      </w:pPr>
      <w:r>
        <w:t xml:space="preserve">The other hurdle is </w:t>
      </w:r>
      <w:ins w:id="422" w:author="Grau Jan, ENT-BIZ-PSR-ANA-DA" w:date="2015-11-06T21:08:00Z">
        <w:r w:rsidR="008A000C">
          <w:t xml:space="preserve">the </w:t>
        </w:r>
      </w:ins>
      <w:r>
        <w:t xml:space="preserve">complexity </w:t>
      </w:r>
      <w:r w:rsidR="00FC131D">
        <w:t>of using</w:t>
      </w:r>
      <w:r w:rsidR="00495E66">
        <w:t xml:space="preserve"> </w:t>
      </w:r>
      <w:r>
        <w:t>the programs.</w:t>
      </w:r>
      <w:r w:rsidR="00B9524C">
        <w:t xml:space="preserve"> A</w:t>
      </w:r>
      <w:r w:rsidR="00FC131D">
        <w:t>n ideal</w:t>
      </w:r>
      <w:r w:rsidR="00495E66">
        <w:t xml:space="preserve"> </w:t>
      </w:r>
      <w:r w:rsidR="00B9524C">
        <w:t xml:space="preserve">way to reduce the complexity </w:t>
      </w:r>
      <w:r w:rsidR="00FC131D">
        <w:t xml:space="preserve">is the creation of </w:t>
      </w:r>
      <w:r w:rsidR="00B9524C">
        <w:t>a training</w:t>
      </w:r>
      <w:r w:rsidR="00FC131D">
        <w:t xml:space="preserve"> program</w:t>
      </w:r>
      <w:r w:rsidR="00B9524C">
        <w:t xml:space="preserve">, because </w:t>
      </w:r>
      <w:del w:id="423" w:author="Grau Jan, ENT-BIZ-PSR-ANA-DA" w:date="2015-11-06T21:08:00Z">
        <w:r w:rsidR="00B9524C" w:rsidDel="008A000C">
          <w:delText xml:space="preserve">being </w:delText>
        </w:r>
      </w:del>
      <w:r w:rsidR="00FC131D">
        <w:t xml:space="preserve">novice users will be hindered from realizing all of the value generated by the Atlas and thus </w:t>
      </w:r>
      <w:r w:rsidR="00B9524C">
        <w:t>decreas</w:t>
      </w:r>
      <w:r w:rsidR="00FC131D">
        <w:t xml:space="preserve">ing </w:t>
      </w:r>
      <w:r w:rsidR="00B9524C">
        <w:t>the motivation</w:t>
      </w:r>
      <w:r w:rsidR="00FC131D">
        <w:t>,</w:t>
      </w:r>
      <w:r w:rsidR="00B9524C">
        <w:t xml:space="preserve"> as already mentioned by Resch et al (2014, p. 669).</w:t>
      </w:r>
      <w:r>
        <w:t xml:space="preserve"> </w:t>
      </w:r>
      <w:r w:rsidR="00FC131D">
        <w:t xml:space="preserve">On </w:t>
      </w:r>
      <w:r>
        <w:t>this point</w:t>
      </w:r>
      <w:r w:rsidR="00FC131D">
        <w:t>,</w:t>
      </w:r>
      <w:r>
        <w:t xml:space="preserve"> the Global Atlas has already developed a training</w:t>
      </w:r>
      <w:r w:rsidR="00FC131D">
        <w:t xml:space="preserve"> program</w:t>
      </w:r>
      <w:r>
        <w:t xml:space="preserve">, </w:t>
      </w:r>
      <w:r w:rsidR="00FC131D">
        <w:t xml:space="preserve">as was </w:t>
      </w:r>
      <w:r w:rsidR="00B9524C">
        <w:t>mentioned in chapter 2.7</w:t>
      </w:r>
      <w:r w:rsidR="00B9524C" w:rsidRPr="00DE47B9">
        <w:rPr>
          <w:rStyle w:val="Funotenzeichen"/>
        </w:rPr>
        <w:footnoteReference w:id="3"/>
      </w:r>
      <w:r>
        <w:t xml:space="preserve">. </w:t>
      </w:r>
      <w:r w:rsidR="00340678">
        <w:t>Though t</w:t>
      </w:r>
      <w:r>
        <w:t xml:space="preserve">his training includes basic concepts for </w:t>
      </w:r>
      <w:r w:rsidR="00340678">
        <w:t xml:space="preserve">using </w:t>
      </w:r>
      <w:del w:id="424" w:author="Grau Jan, ENT-BIZ-PSR-ANA-DA" w:date="2015-11-06T21:08:00Z">
        <w:r w:rsidDel="008A000C">
          <w:delText xml:space="preserve">of </w:delText>
        </w:r>
      </w:del>
      <w:r>
        <w:t>the tool</w:t>
      </w:r>
      <w:ins w:id="425" w:author="Grau Jan, ENT-BIZ-PSR-ANA-DA" w:date="2015-11-06T21:09:00Z">
        <w:r w:rsidR="008A000C">
          <w:t>,</w:t>
        </w:r>
      </w:ins>
      <w:r w:rsidR="00B9524C">
        <w:t xml:space="preserve"> </w:t>
      </w:r>
      <w:r>
        <w:t>a perfect implementation strategy</w:t>
      </w:r>
      <w:r w:rsidR="00340678">
        <w:t>, as previously mentioned,</w:t>
      </w:r>
      <w:r>
        <w:t xml:space="preserve"> </w:t>
      </w:r>
      <w:r w:rsidR="00B9524C">
        <w:t xml:space="preserve">still needs to be found. </w:t>
      </w:r>
    </w:p>
    <w:p w14:paraId="3CB9E41E" w14:textId="40201742" w:rsidR="00A02F4B" w:rsidRDefault="00B9524C" w:rsidP="00E32156">
      <w:pPr>
        <w:spacing w:line="360" w:lineRule="auto"/>
        <w:jc w:val="both"/>
      </w:pPr>
      <w:r>
        <w:lastRenderedPageBreak/>
        <w:t>These two hurdles trigger the need to find the best way to implement a training</w:t>
      </w:r>
      <w:r w:rsidR="00340678">
        <w:t xml:space="preserve"> program</w:t>
      </w:r>
      <w:r>
        <w:t>. Nonetheless, in order to find</w:t>
      </w:r>
      <w:r w:rsidR="00A02F4B">
        <w:t xml:space="preserve"> the best way to implement the training, a market analysis of the preferred market is needed. The analysis </w:t>
      </w:r>
      <w:r w:rsidR="00340678">
        <w:t>shows</w:t>
      </w:r>
      <w:r w:rsidR="00A02F4B">
        <w:t xml:space="preserve"> that </w:t>
      </w:r>
      <w:del w:id="426" w:author="Grau Jan, ENT-BIZ-PSR-ANA-DA" w:date="2015-11-06T21:09:00Z">
        <w:r w:rsidR="00A02F4B" w:rsidDel="008A000C">
          <w:delText>a</w:delText>
        </w:r>
        <w:r w:rsidR="004824A0" w:rsidDel="008A000C">
          <w:delText xml:space="preserve"> </w:delText>
        </w:r>
      </w:del>
      <w:r w:rsidR="004824A0">
        <w:t>more than</w:t>
      </w:r>
      <w:ins w:id="427" w:author="Grau Jan, ENT-BIZ-PSR-ANA-DA" w:date="2015-11-06T21:09:00Z">
        <w:r w:rsidR="008A000C">
          <w:t xml:space="preserve"> an</w:t>
        </w:r>
      </w:ins>
      <w:r w:rsidR="004824A0">
        <w:t xml:space="preserve"> ideal market </w:t>
      </w:r>
      <w:r w:rsidR="0011563A">
        <w:t>for the Global Atlas is Pakistan</w:t>
      </w:r>
      <w:r w:rsidR="00340678">
        <w:t xml:space="preserve"> because</w:t>
      </w:r>
      <w:r w:rsidR="004824A0">
        <w:t xml:space="preserve"> Pakistan is not only a country rich in renewable energy, but </w:t>
      </w:r>
      <w:r w:rsidR="00340678">
        <w:t xml:space="preserve">it is </w:t>
      </w:r>
      <w:r w:rsidR="004824A0">
        <w:t xml:space="preserve">also a country where the ESMAP is having its biggest project. </w:t>
      </w:r>
      <w:r w:rsidR="004005F5">
        <w:t xml:space="preserve">Furthermore, a rise in renewable energy </w:t>
      </w:r>
      <w:r w:rsidR="00A02F4B">
        <w:t xml:space="preserve">in Pakistan </w:t>
      </w:r>
      <w:r w:rsidR="004005F5">
        <w:t xml:space="preserve">could be </w:t>
      </w:r>
      <w:r w:rsidR="00340678">
        <w:t>help</w:t>
      </w:r>
      <w:r w:rsidR="004005F5">
        <w:t xml:space="preserve"> solve the </w:t>
      </w:r>
      <w:r w:rsidR="00340678">
        <w:t xml:space="preserve">country’s said </w:t>
      </w:r>
      <w:r w:rsidR="004005F5">
        <w:t xml:space="preserve">energy crisis. </w:t>
      </w:r>
      <w:r w:rsidR="004824A0">
        <w:t xml:space="preserve">The initiative by ESMAP in measuring the Renewable Energy will deliver </w:t>
      </w:r>
      <w:r w:rsidR="00D45DA9">
        <w:t>data, which</w:t>
      </w:r>
      <w:r w:rsidR="004824A0">
        <w:t xml:space="preserve"> can be used to guide policies, increase the financing of renewable energy projects as well as </w:t>
      </w:r>
      <w:r w:rsidR="00340678">
        <w:t xml:space="preserve">aid </w:t>
      </w:r>
      <w:r w:rsidR="004824A0">
        <w:t xml:space="preserve">many more actions by people interested in renewable energy. As the data of the ESMAP initiative will be displayed through the Global Atlas, it will be essential for the renewable energy sector of Pakistan to be able to use the Global Atlas. </w:t>
      </w:r>
    </w:p>
    <w:p w14:paraId="3B2909F2" w14:textId="427E4E1F" w:rsidR="004824A0" w:rsidRDefault="00A02F4B" w:rsidP="00E32156">
      <w:pPr>
        <w:spacing w:line="360" w:lineRule="auto"/>
        <w:jc w:val="both"/>
      </w:pPr>
      <w:r>
        <w:t xml:space="preserve">In order to </w:t>
      </w:r>
      <w:r w:rsidR="009373AD">
        <w:t xml:space="preserve">gain </w:t>
      </w:r>
      <w:r>
        <w:t xml:space="preserve">the insights about the market, </w:t>
      </w:r>
      <w:r w:rsidR="009373AD">
        <w:t xml:space="preserve">this thesis analyzes </w:t>
      </w:r>
      <w:r>
        <w:t>the decision</w:t>
      </w:r>
      <w:del w:id="428" w:author="Grau Jan, ENT-BIZ-PSR-ANA-DA" w:date="2015-11-06T20:04:00Z">
        <w:r w:rsidDel="00BC5FC8">
          <w:delText xml:space="preserve"> </w:delText>
        </w:r>
      </w:del>
      <w:ins w:id="429" w:author="Grau Jan, ENT-BIZ-PSR-ANA-DA" w:date="2015-11-06T20:04:00Z">
        <w:r w:rsidR="00BC5FC8">
          <w:t>-</w:t>
        </w:r>
      </w:ins>
      <w:r>
        <w:t>making process</w:t>
      </w:r>
      <w:r w:rsidR="00226FD9">
        <w:t xml:space="preserve"> </w:t>
      </w:r>
      <w:r w:rsidR="009373AD">
        <w:t xml:space="preserve">for </w:t>
      </w:r>
      <w:r w:rsidR="00226FD9">
        <w:t>applying or attending a training</w:t>
      </w:r>
      <w:r w:rsidR="009373AD">
        <w:t xml:space="preserve"> session.</w:t>
      </w:r>
      <w:r>
        <w:t xml:space="preserve"> The decision</w:t>
      </w:r>
      <w:ins w:id="430" w:author="Grau Jan, ENT-BIZ-PSR-ANA-DA" w:date="2015-11-06T20:04:00Z">
        <w:r w:rsidR="00BC5FC8">
          <w:t>-</w:t>
        </w:r>
      </w:ins>
      <w:del w:id="431" w:author="Grau Jan, ENT-BIZ-PSR-ANA-DA" w:date="2015-11-06T20:04:00Z">
        <w:r w:rsidDel="00BC5FC8">
          <w:delText xml:space="preserve"> </w:delText>
        </w:r>
      </w:del>
      <w:r>
        <w:t xml:space="preserve">making process </w:t>
      </w:r>
      <w:r w:rsidR="00226FD9">
        <w:t xml:space="preserve">analysis </w:t>
      </w:r>
      <w:r>
        <w:t>allows adjust</w:t>
      </w:r>
      <w:r w:rsidR="009373AD">
        <w:t>ment throughout</w:t>
      </w:r>
      <w:r>
        <w:t xml:space="preserve"> the training</w:t>
      </w:r>
      <w:r w:rsidR="009373AD">
        <w:t>,</w:t>
      </w:r>
      <w:r>
        <w:t xml:space="preserve"> according to the needs and processes for the potential attendees of the training. </w:t>
      </w:r>
      <w:r w:rsidR="00226FD9">
        <w:t>Having information available about the decision</w:t>
      </w:r>
      <w:ins w:id="432" w:author="Grau Jan, ENT-BIZ-PSR-ANA-DA" w:date="2015-11-06T20:04:00Z">
        <w:r w:rsidR="00BC5FC8">
          <w:t>-</w:t>
        </w:r>
      </w:ins>
      <w:del w:id="433" w:author="Grau Jan, ENT-BIZ-PSR-ANA-DA" w:date="2015-11-06T20:04:00Z">
        <w:r w:rsidR="00226FD9" w:rsidDel="00BC5FC8">
          <w:delText xml:space="preserve"> </w:delText>
        </w:r>
      </w:del>
      <w:r w:rsidR="00226FD9">
        <w:t xml:space="preserve">making process enables the Global Atlas </w:t>
      </w:r>
      <w:r w:rsidR="0011563A">
        <w:t xml:space="preserve">to contact and offer them a training is of great importance. </w:t>
      </w:r>
      <w:r w:rsidR="004824A0">
        <w:t>In the end</w:t>
      </w:r>
      <w:r w:rsidR="00340678">
        <w:t>,</w:t>
      </w:r>
      <w:r w:rsidR="004824A0">
        <w:t xml:space="preserve"> implementation suggestions </w:t>
      </w:r>
      <w:r w:rsidR="009373AD">
        <w:t xml:space="preserve">are </w:t>
      </w:r>
      <w:r w:rsidR="004824A0">
        <w:t>drawn from the results. Those implementation suggestions could be used to adjust the training to the decision</w:t>
      </w:r>
      <w:ins w:id="434" w:author="Grau Jan, ENT-BIZ-PSR-ANA-DA" w:date="2015-11-06T20:04:00Z">
        <w:r w:rsidR="00BC5FC8">
          <w:t>-</w:t>
        </w:r>
      </w:ins>
      <w:del w:id="435" w:author="Grau Jan, ENT-BIZ-PSR-ANA-DA" w:date="2015-11-06T20:04:00Z">
        <w:r w:rsidR="004824A0" w:rsidDel="00BC5FC8">
          <w:delText xml:space="preserve"> </w:delText>
        </w:r>
      </w:del>
      <w:r w:rsidR="004824A0">
        <w:t xml:space="preserve">making process in order to increase </w:t>
      </w:r>
      <w:r w:rsidR="006E4683">
        <w:t xml:space="preserve">the usability </w:t>
      </w:r>
      <w:r w:rsidR="00226FD9">
        <w:t xml:space="preserve">and user base </w:t>
      </w:r>
      <w:r w:rsidR="006E4683">
        <w:t xml:space="preserve">of the training for the </w:t>
      </w:r>
      <w:r w:rsidR="006360A2">
        <w:t>participants</w:t>
      </w:r>
      <w:r w:rsidR="006E4683">
        <w:t xml:space="preserve"> of the renewable energy sector of Pakistan. This would not only be a step towards the goal of the Global Atlas, it would also increase the usability of the data measured be the </w:t>
      </w:r>
      <w:r w:rsidR="009373AD">
        <w:t xml:space="preserve">World Bank’s </w:t>
      </w:r>
      <w:r w:rsidR="006E4683">
        <w:t xml:space="preserve">RE Resource Mapping initiative as well as help the energy sector of Pakistan. </w:t>
      </w:r>
      <w:r w:rsidR="00226FD9">
        <w:t>In order to limit the scope of the thesis, the decision</w:t>
      </w:r>
      <w:ins w:id="436" w:author="Grau Jan, ENT-BIZ-PSR-ANA-DA" w:date="2015-11-06T20:04:00Z">
        <w:r w:rsidR="00BC5FC8">
          <w:t>-</w:t>
        </w:r>
      </w:ins>
      <w:del w:id="437" w:author="Grau Jan, ENT-BIZ-PSR-ANA-DA" w:date="2015-11-06T20:04:00Z">
        <w:r w:rsidR="00226FD9" w:rsidDel="00BC5FC8">
          <w:delText xml:space="preserve"> </w:delText>
        </w:r>
      </w:del>
      <w:r w:rsidR="00226FD9">
        <w:t xml:space="preserve">making process analysis is only applied to the big institutions in the field of renewable energy in Pakistan. These institutions include the governmental body of Pakistan, which </w:t>
      </w:r>
      <w:r w:rsidR="009373AD">
        <w:t xml:space="preserve">is </w:t>
      </w:r>
      <w:r w:rsidR="00226FD9">
        <w:t xml:space="preserve">responsible for the </w:t>
      </w:r>
      <w:r w:rsidR="009373AD">
        <w:t xml:space="preserve">nation’s </w:t>
      </w:r>
      <w:r w:rsidR="00226FD9">
        <w:t>policy making</w:t>
      </w:r>
      <w:r w:rsidR="009373AD">
        <w:t xml:space="preserve">; and </w:t>
      </w:r>
      <w:r w:rsidR="00F2082C">
        <w:t xml:space="preserve">the biggest companies responsible for financing and developing solar and wind plants. </w:t>
      </w:r>
      <w:r w:rsidR="00495E66">
        <w:t xml:space="preserve">Therefore the major user base of the Global Atlas is covered as well. </w:t>
      </w:r>
      <w:ins w:id="438" w:author="Grau Jan, ENT-BIZ-PSR-ANA" w:date="2015-11-03T17:42:00Z">
        <w:r w:rsidR="00C62D50">
          <w:t>A</w:t>
        </w:r>
      </w:ins>
      <w:ins w:id="439" w:author="Grau Jan, ENT-BIZ-PSR-ANA" w:date="2015-11-03T17:43:00Z">
        <w:r w:rsidR="00C62D50">
          <w:t xml:space="preserve">mong the big institutions only a selected group is chosen. </w:t>
        </w:r>
      </w:ins>
      <w:r w:rsidR="00F2082C">
        <w:t xml:space="preserve">Having the scope on </w:t>
      </w:r>
      <w:r w:rsidR="009373AD">
        <w:t xml:space="preserve">these </w:t>
      </w:r>
      <w:r w:rsidR="00F2082C">
        <w:t xml:space="preserve">institutions allows the thesis to have a concrete focus in order to get </w:t>
      </w:r>
      <w:r w:rsidR="009373AD">
        <w:t xml:space="preserve">applicable </w:t>
      </w:r>
      <w:r w:rsidR="00F2082C">
        <w:t xml:space="preserve">results </w:t>
      </w:r>
      <w:r w:rsidR="009373AD">
        <w:t>without sacrificing the</w:t>
      </w:r>
      <w:r w:rsidR="00F2082C">
        <w:t xml:space="preserve"> great potential effect on the energy situation in Pakistan.</w:t>
      </w:r>
    </w:p>
    <w:p w14:paraId="6999617A" w14:textId="6BA151E1" w:rsidR="00853DF6" w:rsidRPr="0011563A" w:rsidRDefault="00853DF6" w:rsidP="00E32156">
      <w:pPr>
        <w:spacing w:line="360" w:lineRule="auto"/>
        <w:jc w:val="both"/>
        <w:rPr>
          <w:b/>
        </w:rPr>
      </w:pPr>
      <w:r>
        <w:t xml:space="preserve">Therefore the hypothesis of this paper is called: </w:t>
      </w:r>
      <w:r w:rsidRPr="0011563A">
        <w:rPr>
          <w:b/>
        </w:rPr>
        <w:t xml:space="preserve">There is a possible way to implement a working mechanism to provide a training </w:t>
      </w:r>
      <w:r w:rsidR="00A50A73" w:rsidRPr="0011563A">
        <w:rPr>
          <w:b/>
        </w:rPr>
        <w:t>of</w:t>
      </w:r>
      <w:r w:rsidRPr="0011563A">
        <w:rPr>
          <w:b/>
        </w:rPr>
        <w:t xml:space="preserve"> the Global Atlas according to the needs of </w:t>
      </w:r>
      <w:del w:id="440" w:author="Grau Jan, ENT-BIZ-PSR-ANA-DA" w:date="2015-11-06T21:10:00Z">
        <w:r w:rsidR="006360A2" w:rsidDel="006C54D4">
          <w:rPr>
            <w:b/>
          </w:rPr>
          <w:delText>the</w:delText>
        </w:r>
        <w:r w:rsidRPr="0011563A" w:rsidDel="006C54D4">
          <w:rPr>
            <w:b/>
          </w:rPr>
          <w:delText xml:space="preserve"> </w:delText>
        </w:r>
      </w:del>
      <w:ins w:id="441" w:author="Grau Jan, ENT-BIZ-PSR-ANA-DA" w:date="2015-11-06T21:10:00Z">
        <w:r w:rsidR="006C54D4">
          <w:rPr>
            <w:b/>
          </w:rPr>
          <w:t>selected</w:t>
        </w:r>
        <w:r w:rsidR="006C54D4" w:rsidRPr="0011563A">
          <w:rPr>
            <w:b/>
          </w:rPr>
          <w:t xml:space="preserve"> </w:t>
        </w:r>
      </w:ins>
      <w:r w:rsidR="00F2082C">
        <w:rPr>
          <w:b/>
        </w:rPr>
        <w:t xml:space="preserve">institutional </w:t>
      </w:r>
      <w:r w:rsidRPr="0011563A">
        <w:rPr>
          <w:b/>
        </w:rPr>
        <w:t xml:space="preserve">beneficiaries of the ESMAP RE Resource Mapping Initiative in Pakistan. </w:t>
      </w:r>
    </w:p>
    <w:p w14:paraId="0C5A6A10" w14:textId="1BCB2831" w:rsidR="001F675F" w:rsidRPr="006F6CA6" w:rsidRDefault="00272AD4" w:rsidP="00E32156">
      <w:pPr>
        <w:pStyle w:val="berschrift1"/>
        <w:jc w:val="both"/>
        <w:rPr>
          <w:rFonts w:asciiTheme="majorHAnsi" w:hAnsiTheme="majorHAnsi"/>
          <w:lang w:val="en-US"/>
        </w:rPr>
      </w:pPr>
      <w:bookmarkStart w:id="442" w:name="_Toc434241893"/>
      <w:r w:rsidRPr="006F6CA6">
        <w:rPr>
          <w:rFonts w:asciiTheme="majorHAnsi" w:hAnsiTheme="majorHAnsi"/>
          <w:lang w:val="en-US"/>
        </w:rPr>
        <w:lastRenderedPageBreak/>
        <w:t>5</w:t>
      </w:r>
      <w:r w:rsidR="001F675F" w:rsidRPr="006F6CA6">
        <w:rPr>
          <w:rFonts w:asciiTheme="majorHAnsi" w:hAnsiTheme="majorHAnsi"/>
          <w:lang w:val="en-US"/>
        </w:rPr>
        <w:t>. Approach</w:t>
      </w:r>
      <w:bookmarkEnd w:id="442"/>
    </w:p>
    <w:p w14:paraId="03A396B9" w14:textId="24DBBAEF" w:rsidR="001F675F" w:rsidRPr="006F6CA6" w:rsidRDefault="00272AD4" w:rsidP="00E32156">
      <w:pPr>
        <w:pStyle w:val="berschrift2"/>
        <w:jc w:val="both"/>
        <w:rPr>
          <w:color w:val="808080" w:themeColor="background1" w:themeShade="80"/>
        </w:rPr>
      </w:pPr>
      <w:bookmarkStart w:id="443" w:name="_Toc434241894"/>
      <w:r w:rsidRPr="006F6CA6">
        <w:rPr>
          <w:color w:val="808080" w:themeColor="background1" w:themeShade="80"/>
        </w:rPr>
        <w:t>5</w:t>
      </w:r>
      <w:r w:rsidR="001F675F" w:rsidRPr="006F6CA6">
        <w:rPr>
          <w:color w:val="808080" w:themeColor="background1" w:themeShade="80"/>
        </w:rPr>
        <w:t>.1 Theoretical Background</w:t>
      </w:r>
      <w:bookmarkEnd w:id="443"/>
    </w:p>
    <w:p w14:paraId="311C0A7D" w14:textId="3FE42C3F" w:rsidR="009048EE" w:rsidRPr="009048EE" w:rsidRDefault="00853DF6" w:rsidP="00E32156">
      <w:pPr>
        <w:spacing w:line="360" w:lineRule="auto"/>
        <w:jc w:val="both"/>
      </w:pPr>
      <w:r>
        <w:t xml:space="preserve">In order to prove the hypothesis, a theoretical </w:t>
      </w:r>
      <w:r w:rsidR="009048EE">
        <w:t>background of the study will be outlined</w:t>
      </w:r>
      <w:r>
        <w:t xml:space="preserve"> in this section</w:t>
      </w:r>
      <w:r w:rsidR="009048EE">
        <w:t xml:space="preserve">. </w:t>
      </w:r>
      <w:r w:rsidR="00D45DA9">
        <w:t xml:space="preserve">In </w:t>
      </w:r>
      <w:r w:rsidR="00F2082C">
        <w:t xml:space="preserve">a </w:t>
      </w:r>
      <w:r w:rsidR="00D45DA9">
        <w:t>first step</w:t>
      </w:r>
      <w:r w:rsidR="009373AD">
        <w:t>,</w:t>
      </w:r>
      <w:r w:rsidR="00D45DA9">
        <w:t xml:space="preserve"> different models</w:t>
      </w:r>
      <w:r w:rsidR="009048EE">
        <w:t xml:space="preserve"> for the decision</w:t>
      </w:r>
      <w:ins w:id="444" w:author="Grau Jan, ENT-BIZ-PSR-ANA-DA" w:date="2015-11-06T20:04:00Z">
        <w:r w:rsidR="00BC5FC8">
          <w:t>-</w:t>
        </w:r>
      </w:ins>
      <w:del w:id="445" w:author="Grau Jan, ENT-BIZ-PSR-ANA-DA" w:date="2015-11-06T20:04:00Z">
        <w:r w:rsidR="009048EE" w:rsidDel="00BC5FC8">
          <w:delText xml:space="preserve"> </w:delText>
        </w:r>
      </w:del>
      <w:r w:rsidR="009048EE">
        <w:t xml:space="preserve">making process will be evaluated. In </w:t>
      </w:r>
      <w:del w:id="446" w:author="Grau Jan, ENT-BIZ-PSR-ANA-DA" w:date="2015-11-06T21:10:00Z">
        <w:r w:rsidR="009048EE" w:rsidDel="006C54D4">
          <w:delText xml:space="preserve">a </w:delText>
        </w:r>
      </w:del>
      <w:ins w:id="447" w:author="Grau Jan, ENT-BIZ-PSR-ANA-DA" w:date="2015-11-06T21:10:00Z">
        <w:r w:rsidR="006C54D4">
          <w:t>the</w:t>
        </w:r>
        <w:r w:rsidR="006C54D4">
          <w:t xml:space="preserve"> </w:t>
        </w:r>
      </w:ins>
      <w:r w:rsidR="009048EE">
        <w:t xml:space="preserve">second </w:t>
      </w:r>
      <w:r w:rsidR="009B1DFD">
        <w:t>step</w:t>
      </w:r>
      <w:r w:rsidR="009373AD">
        <w:t>,</w:t>
      </w:r>
      <w:r w:rsidR="009B1DFD">
        <w:t xml:space="preserve"> the method</w:t>
      </w:r>
      <w:r w:rsidR="00D45DA9">
        <w:t>,</w:t>
      </w:r>
      <w:r w:rsidR="009B1DFD">
        <w:t xml:space="preserve"> </w:t>
      </w:r>
      <w:del w:id="448" w:author="Grau Jan, ENT-BIZ-PSR-ANA-DA" w:date="2015-11-06T21:10:00Z">
        <w:r w:rsidR="009373AD" w:rsidDel="006C54D4">
          <w:delText xml:space="preserve">for </w:delText>
        </w:r>
      </w:del>
      <w:r w:rsidR="009B1DFD">
        <w:t>which the data will be gathered</w:t>
      </w:r>
      <w:ins w:id="449" w:author="Grau Jan, ENT-BIZ-PSR-ANA-DA" w:date="2015-11-06T21:10:00Z">
        <w:r w:rsidR="006C54D4">
          <w:t xml:space="preserve"> for,</w:t>
        </w:r>
      </w:ins>
      <w:del w:id="450" w:author="Grau Jan, ENT-BIZ-PSR-ANA-DA" w:date="2015-11-06T21:10:00Z">
        <w:r w:rsidR="009B1DFD" w:rsidDel="006C54D4">
          <w:delText xml:space="preserve"> </w:delText>
        </w:r>
        <w:r w:rsidR="00D45DA9" w:rsidDel="006C54D4">
          <w:delText>with,</w:delText>
        </w:r>
      </w:del>
      <w:r w:rsidR="00D45DA9">
        <w:t xml:space="preserve"> </w:t>
      </w:r>
      <w:r w:rsidR="009B1DFD">
        <w:t>will be explained further.</w:t>
      </w:r>
    </w:p>
    <w:p w14:paraId="025DE0A6" w14:textId="781F00ED" w:rsidR="001F675F" w:rsidRPr="006F6CA6" w:rsidRDefault="00272AD4" w:rsidP="00E32156">
      <w:pPr>
        <w:pStyle w:val="berschrift3"/>
        <w:jc w:val="both"/>
        <w:rPr>
          <w:color w:val="A6A6A6" w:themeColor="background1" w:themeShade="A6"/>
        </w:rPr>
      </w:pPr>
      <w:bookmarkStart w:id="451" w:name="_Toc434241895"/>
      <w:r w:rsidRPr="006F6CA6">
        <w:rPr>
          <w:color w:val="A6A6A6" w:themeColor="background1" w:themeShade="A6"/>
        </w:rPr>
        <w:t>5</w:t>
      </w:r>
      <w:r w:rsidR="001F675F" w:rsidRPr="006F6CA6">
        <w:rPr>
          <w:color w:val="A6A6A6" w:themeColor="background1" w:themeShade="A6"/>
        </w:rPr>
        <w:t>.1.1 Decision-Making Process</w:t>
      </w:r>
      <w:bookmarkEnd w:id="451"/>
    </w:p>
    <w:p w14:paraId="7951643C" w14:textId="022030DC" w:rsidR="00E473DA" w:rsidRPr="001F675F" w:rsidRDefault="00101D81" w:rsidP="00E32156">
      <w:pPr>
        <w:spacing w:line="360" w:lineRule="auto"/>
        <w:jc w:val="both"/>
      </w:pPr>
      <w:r w:rsidRPr="001F675F">
        <w:t>The decision</w:t>
      </w:r>
      <w:ins w:id="452" w:author="Grau Jan, ENT-BIZ-PSR-ANA-DA" w:date="2015-11-06T20:04:00Z">
        <w:r w:rsidR="00BC5FC8">
          <w:t>-</w:t>
        </w:r>
      </w:ins>
      <w:del w:id="453" w:author="Grau Jan, ENT-BIZ-PSR-ANA-DA" w:date="2015-11-06T20:04:00Z">
        <w:r w:rsidRPr="001F675F" w:rsidDel="00BC5FC8">
          <w:delText xml:space="preserve"> </w:delText>
        </w:r>
      </w:del>
      <w:r w:rsidRPr="001F675F">
        <w:t xml:space="preserve">making process can be split up into two different schools </w:t>
      </w:r>
      <w:r w:rsidR="009B73C3" w:rsidRPr="001F675F">
        <w:t>(</w:t>
      </w:r>
      <w:r w:rsidR="0089042E">
        <w:t>Sipp &amp; Caray</w:t>
      </w:r>
      <w:r w:rsidR="008D4765">
        <w:t>a</w:t>
      </w:r>
      <w:r w:rsidR="0089042E">
        <w:t xml:space="preserve">nnis, 2013, p. </w:t>
      </w:r>
      <w:r w:rsidR="008628A3">
        <w:t>18</w:t>
      </w:r>
      <w:r w:rsidR="009B73C3" w:rsidRPr="001F675F">
        <w:t xml:space="preserve">). The first school is the analytical school, </w:t>
      </w:r>
      <w:r w:rsidR="0001676D" w:rsidRPr="001F675F">
        <w:t>where</w:t>
      </w:r>
      <w:r w:rsidR="0001676D">
        <w:t>as</w:t>
      </w:r>
      <w:r w:rsidR="0001676D" w:rsidRPr="001F675F">
        <w:t xml:space="preserve"> the</w:t>
      </w:r>
      <w:r w:rsidR="009B73C3" w:rsidRPr="001F675F">
        <w:t xml:space="preserve"> second is called the incremental school of thought. </w:t>
      </w:r>
      <w:r w:rsidR="00B802D7">
        <w:t>The foundations</w:t>
      </w:r>
      <w:r w:rsidR="00961C3B" w:rsidRPr="001F675F">
        <w:t xml:space="preserve"> for the analytical school</w:t>
      </w:r>
      <w:r w:rsidR="0001676D">
        <w:t>, commonly</w:t>
      </w:r>
      <w:r w:rsidR="00495E66">
        <w:t xml:space="preserve"> </w:t>
      </w:r>
      <w:r w:rsidR="00B802D7">
        <w:t>known as</w:t>
      </w:r>
      <w:r w:rsidR="00961C3B" w:rsidRPr="001F675F">
        <w:t xml:space="preserve"> the Utility model</w:t>
      </w:r>
      <w:r w:rsidR="0001676D">
        <w:t>, is</w:t>
      </w:r>
      <w:r w:rsidR="00961C3B" w:rsidRPr="001F675F">
        <w:t xml:space="preserve"> described by Neumann and Morgenstern in their book</w:t>
      </w:r>
      <w:r w:rsidR="0001676D">
        <w:t>,</w:t>
      </w:r>
      <w:r w:rsidR="00961C3B" w:rsidRPr="001F675F">
        <w:t xml:space="preserve"> </w:t>
      </w:r>
      <w:r w:rsidR="00961C3B" w:rsidRPr="001F675F">
        <w:rPr>
          <w:i/>
        </w:rPr>
        <w:t xml:space="preserve">Theory of Games and Economic Behavior </w:t>
      </w:r>
      <w:r w:rsidR="00961C3B" w:rsidRPr="001F675F">
        <w:t xml:space="preserve">(1944, p. 15). </w:t>
      </w:r>
      <w:r w:rsidR="00B802D7">
        <w:t>In their book</w:t>
      </w:r>
      <w:r w:rsidR="0001676D">
        <w:t>,</w:t>
      </w:r>
      <w:r w:rsidR="00B802D7">
        <w:t xml:space="preserve"> Neumann and Morgenstern</w:t>
      </w:r>
      <w:r w:rsidR="00961C3B" w:rsidRPr="001F675F">
        <w:t xml:space="preserve"> simplify the decision process </w:t>
      </w:r>
      <w:r w:rsidR="0001676D">
        <w:t xml:space="preserve">as an exercise in preferences; a person </w:t>
      </w:r>
      <w:r w:rsidR="00961C3B" w:rsidRPr="001F675F">
        <w:t>always choses the solution where he</w:t>
      </w:r>
      <w:r w:rsidR="0001676D">
        <w:t xml:space="preserve"> or she</w:t>
      </w:r>
      <w:r w:rsidR="00961C3B" w:rsidRPr="001F675F">
        <w:t xml:space="preserve"> expects the highest utility. Based on this model</w:t>
      </w:r>
      <w:r w:rsidR="0001676D">
        <w:t>,</w:t>
      </w:r>
      <w:r w:rsidR="00BF1272" w:rsidRPr="001F675F">
        <w:t xml:space="preserve"> March,</w:t>
      </w:r>
      <w:r w:rsidR="00961C3B" w:rsidRPr="001F675F">
        <w:t xml:space="preserve"> Simon &amp; Guetzkow (</w:t>
      </w:r>
      <w:r w:rsidR="0051016B" w:rsidRPr="001F675F">
        <w:t>1993</w:t>
      </w:r>
      <w:r w:rsidR="00961C3B" w:rsidRPr="001F675F">
        <w:t xml:space="preserve">, p. </w:t>
      </w:r>
      <w:r w:rsidR="0051016B" w:rsidRPr="001F675F">
        <w:t>157</w:t>
      </w:r>
      <w:r w:rsidR="00961C3B" w:rsidRPr="001F675F">
        <w:t>)</w:t>
      </w:r>
      <w:r w:rsidR="00BF1272" w:rsidRPr="001F675F">
        <w:t xml:space="preserve"> developed the so-c</w:t>
      </w:r>
      <w:r w:rsidR="00D15FBD" w:rsidRPr="001F675F">
        <w:t>a</w:t>
      </w:r>
      <w:r w:rsidR="00B802D7">
        <w:t xml:space="preserve">lled Bounded-Rationality </w:t>
      </w:r>
      <w:r w:rsidR="00EF6273">
        <w:t>M</w:t>
      </w:r>
      <w:r w:rsidR="00B802D7">
        <w:t>odel. In Bounded-Rationality</w:t>
      </w:r>
      <w:r w:rsidR="00EF6273">
        <w:t>,</w:t>
      </w:r>
      <w:r w:rsidR="00BF1272" w:rsidRPr="001F675F">
        <w:t xml:space="preserve"> human cognition </w:t>
      </w:r>
      <w:r w:rsidR="00B802D7">
        <w:t>is considered limited</w:t>
      </w:r>
      <w:r w:rsidR="00BF1272" w:rsidRPr="001F675F">
        <w:t xml:space="preserve">, while the reality </w:t>
      </w:r>
      <w:r w:rsidR="00B802D7">
        <w:t xml:space="preserve">still </w:t>
      </w:r>
      <w:r w:rsidR="00BF1272" w:rsidRPr="001F675F">
        <w:t xml:space="preserve">remained complex. </w:t>
      </w:r>
      <w:r w:rsidR="00B802D7">
        <w:t>These conditions lead to</w:t>
      </w:r>
      <w:r w:rsidR="00BF1272" w:rsidRPr="001F675F">
        <w:t xml:space="preserve"> a decision</w:t>
      </w:r>
      <w:ins w:id="454" w:author="Grau Jan, ENT-BIZ-PSR-ANA-DA" w:date="2015-11-06T20:05:00Z">
        <w:r w:rsidR="00BC5FC8">
          <w:t>-</w:t>
        </w:r>
      </w:ins>
      <w:del w:id="455" w:author="Grau Jan, ENT-BIZ-PSR-ANA-DA" w:date="2015-11-06T20:05:00Z">
        <w:r w:rsidR="00BF1272" w:rsidRPr="001F675F" w:rsidDel="00BC5FC8">
          <w:delText xml:space="preserve"> </w:delText>
        </w:r>
      </w:del>
      <w:r w:rsidR="00BF1272" w:rsidRPr="001F675F">
        <w:t xml:space="preserve">maker </w:t>
      </w:r>
      <w:r w:rsidR="00B802D7">
        <w:t xml:space="preserve">who </w:t>
      </w:r>
      <w:r w:rsidR="00BF1272" w:rsidRPr="001F675F">
        <w:t xml:space="preserve">is not able to analyze the situation </w:t>
      </w:r>
      <w:r w:rsidR="00EF6273">
        <w:t>well</w:t>
      </w:r>
      <w:r w:rsidR="00EF6273" w:rsidRPr="001F675F">
        <w:t xml:space="preserve"> </w:t>
      </w:r>
      <w:r w:rsidR="00BF1272" w:rsidRPr="001F675F">
        <w:t xml:space="preserve">enough </w:t>
      </w:r>
      <w:r w:rsidR="00EF6273">
        <w:t xml:space="preserve">to </w:t>
      </w:r>
      <w:del w:id="456" w:author="Grau Jan, ENT-BIZ-PSR-ANA-DA" w:date="2015-11-06T21:11:00Z">
        <w:r w:rsidR="00B802D7" w:rsidDel="006C54D4">
          <w:delText>deriving</w:delText>
        </w:r>
        <w:r w:rsidR="00BF1272" w:rsidRPr="001F675F" w:rsidDel="006C54D4">
          <w:delText xml:space="preserve"> </w:delText>
        </w:r>
      </w:del>
      <w:ins w:id="457" w:author="Grau Jan, ENT-BIZ-PSR-ANA-DA" w:date="2015-11-06T21:11:00Z">
        <w:r w:rsidR="006C54D4">
          <w:t>derive</w:t>
        </w:r>
        <w:r w:rsidR="006C54D4" w:rsidRPr="001F675F">
          <w:t xml:space="preserve"> </w:t>
        </w:r>
      </w:ins>
      <w:r w:rsidR="00BF1272" w:rsidRPr="001F675F">
        <w:t>the optimal solution</w:t>
      </w:r>
      <w:r w:rsidR="00D15FBD" w:rsidRPr="001F675F">
        <w:t xml:space="preserve"> as suggested in the Neumann-Morgenstern theory</w:t>
      </w:r>
      <w:r w:rsidR="00B802D7">
        <w:t>. Ther</w:t>
      </w:r>
      <w:r w:rsidR="00EF6273">
        <w:t>e</w:t>
      </w:r>
      <w:r w:rsidR="00B802D7">
        <w:t>fore</w:t>
      </w:r>
      <w:r w:rsidR="00EF6273">
        <w:t>,</w:t>
      </w:r>
      <w:r w:rsidR="00BF1272" w:rsidRPr="001F675F">
        <w:t xml:space="preserve"> the decision</w:t>
      </w:r>
      <w:ins w:id="458" w:author="Grau Jan, ENT-BIZ-PSR-ANA-DA" w:date="2015-11-06T20:05:00Z">
        <w:r w:rsidR="00BC5FC8">
          <w:t>-</w:t>
        </w:r>
      </w:ins>
      <w:del w:id="459" w:author="Grau Jan, ENT-BIZ-PSR-ANA-DA" w:date="2015-11-06T20:05:00Z">
        <w:r w:rsidR="00BF1272" w:rsidRPr="001F675F" w:rsidDel="00BC5FC8">
          <w:delText xml:space="preserve"> </w:delText>
        </w:r>
      </w:del>
      <w:r w:rsidR="00BF1272" w:rsidRPr="001F675F">
        <w:t xml:space="preserve">maker in the Bounded-Rationality model </w:t>
      </w:r>
      <w:r w:rsidR="00B802D7">
        <w:t>striv</w:t>
      </w:r>
      <w:r w:rsidR="00EF6273">
        <w:t>es</w:t>
      </w:r>
      <w:r w:rsidR="00B802D7">
        <w:t xml:space="preserve"> to find a satisfying solution to his/her problem. Another </w:t>
      </w:r>
      <w:r w:rsidR="00BF1272" w:rsidRPr="001F675F">
        <w:t>important figure for the incremental school was Lindblom (1959</w:t>
      </w:r>
      <w:r w:rsidR="00033DD9" w:rsidRPr="001F675F">
        <w:t xml:space="preserve">, p. </w:t>
      </w:r>
      <w:r w:rsidR="0051016B" w:rsidRPr="001F675F">
        <w:t>79</w:t>
      </w:r>
      <w:r w:rsidR="00BF1272" w:rsidRPr="001F675F">
        <w:t>)</w:t>
      </w:r>
      <w:r w:rsidR="00B802D7">
        <w:t xml:space="preserve">. Lindblom is known for </w:t>
      </w:r>
      <w:r w:rsidR="00BF1272" w:rsidRPr="001F675F">
        <w:t>stating that measures and conclusions are</w:t>
      </w:r>
      <w:r w:rsidR="003B3934" w:rsidRPr="001F675F">
        <w:t xml:space="preserve"> interwoven. Therefore</w:t>
      </w:r>
      <w:r w:rsidR="00EF6273">
        <w:t>,</w:t>
      </w:r>
      <w:r w:rsidR="003B3934" w:rsidRPr="001F675F">
        <w:t xml:space="preserve"> decision-</w:t>
      </w:r>
      <w:r w:rsidR="00BF1272" w:rsidRPr="001F675F">
        <w:t>making is not a specific event, but rather</w:t>
      </w:r>
      <w:r w:rsidR="00033DD9" w:rsidRPr="001F675F">
        <w:t xml:space="preserve"> a process with incremental changes towards the solution to the problem. </w:t>
      </w:r>
      <w:r w:rsidR="003B3934" w:rsidRPr="001F675F">
        <w:t>Sipp &amp; Carayannis</w:t>
      </w:r>
      <w:r w:rsidR="00EF6273">
        <w:t>,</w:t>
      </w:r>
      <w:r w:rsidR="003B3934" w:rsidRPr="001F675F">
        <w:t xml:space="preserve"> (2013, p. 18) however, identify three main steps, which are shared by both schools of thought. According to them, the decision-making process can be split up into three different phases</w:t>
      </w:r>
      <w:r w:rsidR="00EF6273">
        <w:t>:</w:t>
      </w:r>
      <w:r w:rsidR="003B3934" w:rsidRPr="001F675F">
        <w:t xml:space="preserve"> (1) defining the problem, (2) identifying, evaluating and selecting the alternatives and (3) implementing the decision. Additional theories have come up specifying the different steps. For example</w:t>
      </w:r>
      <w:r w:rsidR="00EF6273">
        <w:t>,</w:t>
      </w:r>
      <w:r w:rsidR="003B3934" w:rsidRPr="001F675F">
        <w:t xml:space="preserve"> Klein (1999, p. </w:t>
      </w:r>
      <w:r w:rsidR="00916CF7" w:rsidRPr="001F675F">
        <w:t>285</w:t>
      </w:r>
      <w:r w:rsidR="003B3934" w:rsidRPr="001F675F">
        <w:t xml:space="preserve">) claims that the </w:t>
      </w:r>
      <w:r w:rsidR="004534B6" w:rsidRPr="001F675F">
        <w:t>definition of the problem is extremely dependent on the context it is in. Decision</w:t>
      </w:r>
      <w:ins w:id="460" w:author="Grau Jan, ENT-BIZ-PSR-ANA-DA" w:date="2015-11-06T20:05:00Z">
        <w:r w:rsidR="00BC5FC8">
          <w:t>-</w:t>
        </w:r>
      </w:ins>
      <w:del w:id="461" w:author="Grau Jan, ENT-BIZ-PSR-ANA-DA" w:date="2015-11-06T20:05:00Z">
        <w:r w:rsidR="004534B6" w:rsidRPr="001F675F" w:rsidDel="00BC5FC8">
          <w:delText xml:space="preserve"> </w:delText>
        </w:r>
      </w:del>
      <w:r w:rsidR="004534B6" w:rsidRPr="001F675F">
        <w:t xml:space="preserve">maker therefore rely on their experience in order to create scenarios for evaluating the solutions in the first place. </w:t>
      </w:r>
    </w:p>
    <w:p w14:paraId="592B2C65" w14:textId="27FF0D8A" w:rsidR="00806FAF" w:rsidRPr="001F675F" w:rsidRDefault="00806FAF" w:rsidP="00E32156">
      <w:pPr>
        <w:spacing w:line="360" w:lineRule="auto"/>
        <w:jc w:val="both"/>
      </w:pPr>
      <w:r w:rsidRPr="001F675F">
        <w:t xml:space="preserve">Hence, taken all those studies into consideration, this thesis is researching </w:t>
      </w:r>
      <w:del w:id="462" w:author="Grau Jan, ENT-BIZ-PSR-ANA-DA" w:date="2015-11-06T21:11:00Z">
        <w:r w:rsidRPr="001F675F" w:rsidDel="006C54D4">
          <w:delText xml:space="preserve">on </w:delText>
        </w:r>
      </w:del>
      <w:r w:rsidRPr="001F675F">
        <w:t xml:space="preserve">a single decision process with a similar context for every interviewee. </w:t>
      </w:r>
      <w:r w:rsidR="00D15FBD" w:rsidRPr="001F675F">
        <w:t xml:space="preserve">In addition to this, the goal </w:t>
      </w:r>
      <w:r w:rsidR="00D15FBD" w:rsidRPr="001F675F">
        <w:lastRenderedPageBreak/>
        <w:t>is to find out about what does a satisfying outcom</w:t>
      </w:r>
      <w:r w:rsidR="00AB7EEF">
        <w:t>e of the training decision</w:t>
      </w:r>
      <w:ins w:id="463" w:author="Grau Jan, ENT-BIZ-PSR-ANA-DA" w:date="2015-11-06T20:05:00Z">
        <w:r w:rsidR="00BC5FC8">
          <w:t>-</w:t>
        </w:r>
      </w:ins>
      <w:del w:id="464" w:author="Grau Jan, ENT-BIZ-PSR-ANA-DA" w:date="2015-11-06T20:05:00Z">
        <w:r w:rsidR="00AB7EEF" w:rsidDel="00BC5FC8">
          <w:delText xml:space="preserve"> </w:delText>
        </w:r>
      </w:del>
      <w:r w:rsidR="00D45DA9">
        <w:t xml:space="preserve">making </w:t>
      </w:r>
      <w:r w:rsidR="00D15FBD" w:rsidRPr="001F675F">
        <w:t xml:space="preserve">process look like. </w:t>
      </w:r>
      <w:r w:rsidR="00F2082C">
        <w:t xml:space="preserve">Henceforth, the claim to find the best mechanism is not fully feasible for this study. </w:t>
      </w:r>
      <w:r w:rsidR="00BE625B" w:rsidRPr="001F675F">
        <w:t xml:space="preserve">For the interview a basic, but more specific consumer decision model based on the three main steps is evaluated in the next section. </w:t>
      </w:r>
      <w:r w:rsidR="007C5785" w:rsidRPr="001F675F">
        <w:t>A consumer decision model is taken because those models describe the phases a policy maker would go through in a more specific way similar to the decision-making process when considering a training.</w:t>
      </w:r>
      <w:r w:rsidR="00F2082C">
        <w:t xml:space="preserve"> And although the institutions interviewed are all organizations with their own organizational decision</w:t>
      </w:r>
      <w:ins w:id="465" w:author="Grau Jan, ENT-BIZ-PSR-ANA-DA" w:date="2015-11-06T20:05:00Z">
        <w:r w:rsidR="00BC5FC8">
          <w:t>-</w:t>
        </w:r>
      </w:ins>
      <w:del w:id="466" w:author="Grau Jan, ENT-BIZ-PSR-ANA-DA" w:date="2015-11-06T20:05:00Z">
        <w:r w:rsidR="00F2082C" w:rsidDel="00BC5FC8">
          <w:delText xml:space="preserve"> </w:delText>
        </w:r>
      </w:del>
      <w:r w:rsidR="00F2082C">
        <w:t>making process, they still act as a consumer to the training of the Global Atlas.</w:t>
      </w:r>
    </w:p>
    <w:p w14:paraId="714ACC8B" w14:textId="7EB721A7" w:rsidR="000E4B15" w:rsidRDefault="00BE625B" w:rsidP="00E32156">
      <w:pPr>
        <w:spacing w:line="360" w:lineRule="auto"/>
        <w:jc w:val="both"/>
      </w:pPr>
      <w:r w:rsidRPr="001F675F">
        <w:t>The models trying to describe the decision-making process of a customer</w:t>
      </w:r>
      <w:r w:rsidR="00EF6273">
        <w:t xml:space="preserve"> has, </w:t>
      </w:r>
      <w:r w:rsidRPr="001F675F">
        <w:t>in general</w:t>
      </w:r>
      <w:r w:rsidR="00EF6273">
        <w:t>,</w:t>
      </w:r>
      <w:r w:rsidRPr="001F675F">
        <w:t xml:space="preserve"> </w:t>
      </w:r>
      <w:r w:rsidR="00EF6273">
        <w:t xml:space="preserve">long </w:t>
      </w:r>
      <w:r w:rsidRPr="001F675F">
        <w:t>been a discussion in the field of marketing</w:t>
      </w:r>
      <w:r w:rsidR="002A259C" w:rsidRPr="001F675F">
        <w:t xml:space="preserve">. </w:t>
      </w:r>
      <w:r w:rsidR="007C5785" w:rsidRPr="001F675F">
        <w:t xml:space="preserve">Robert Sessions Woodworth described a prevailing model of a consumer decision model in 1929 (p. 226ff). He described the </w:t>
      </w:r>
      <w:r w:rsidR="00E93602" w:rsidRPr="001F675F">
        <w:t>reaction of the consumers to different stimuli</w:t>
      </w:r>
      <w:r w:rsidR="00EF6273">
        <w:t xml:space="preserve"> and thus,</w:t>
      </w:r>
      <w:r w:rsidR="00E93602" w:rsidRPr="001F675F">
        <w:t xml:space="preserve"> </w:t>
      </w:r>
      <w:r w:rsidR="00EF6273">
        <w:t>t</w:t>
      </w:r>
      <w:r w:rsidR="00E93602" w:rsidRPr="001F675F">
        <w:t xml:space="preserve">he model later </w:t>
      </w:r>
      <w:r w:rsidR="00EF6273">
        <w:t xml:space="preserve">became </w:t>
      </w:r>
      <w:r w:rsidR="00E93602" w:rsidRPr="001F675F">
        <w:t xml:space="preserve">known as the Stimulus-Organization-Reaction model (S-O-R model). </w:t>
      </w:r>
      <w:r w:rsidR="002A259C" w:rsidRPr="001F675F">
        <w:t>In 1966</w:t>
      </w:r>
      <w:ins w:id="467" w:author="Grau Jan, ENT-BIZ-PSR-ANA-DA" w:date="2015-11-06T21:11:00Z">
        <w:r w:rsidR="006C54D4">
          <w:t>,</w:t>
        </w:r>
      </w:ins>
      <w:r w:rsidR="002A259C" w:rsidRPr="001F675F">
        <w:t xml:space="preserve"> Nicosia (p. 21) developed a first dynamic model </w:t>
      </w:r>
      <w:r w:rsidR="00A3602F" w:rsidRPr="001F675F">
        <w:t xml:space="preserve">of the consumer buying process. Engel, Kollat and Blackwell used the insights of Nicosia's model in order to generate their </w:t>
      </w:r>
      <w:r w:rsidR="000A573A" w:rsidRPr="001F675F">
        <w:t xml:space="preserve">renowned </w:t>
      </w:r>
      <w:r w:rsidR="00A3602F" w:rsidRPr="001F675F">
        <w:t xml:space="preserve">model known as </w:t>
      </w:r>
      <w:r w:rsidR="000A573A" w:rsidRPr="001F675F">
        <w:t>the EKB-model (</w:t>
      </w:r>
      <w:r w:rsidR="009C2073" w:rsidRPr="001F675F">
        <w:t>Engel,</w:t>
      </w:r>
      <w:r w:rsidR="0062304A" w:rsidRPr="001F675F">
        <w:t xml:space="preserve"> Kollat &amp; Blackwell, 1968</w:t>
      </w:r>
      <w:r w:rsidR="000A573A" w:rsidRPr="001F675F">
        <w:t xml:space="preserve">). The EKB model </w:t>
      </w:r>
      <w:r w:rsidR="00EF6273">
        <w:t>was</w:t>
      </w:r>
      <w:r w:rsidR="00EF6273" w:rsidRPr="001F675F">
        <w:t xml:space="preserve"> </w:t>
      </w:r>
      <w:r w:rsidR="000A573A" w:rsidRPr="001F675F">
        <w:t xml:space="preserve">tested and applied to various contexts (for example: </w:t>
      </w:r>
      <w:r w:rsidR="00D43B9C" w:rsidRPr="001F675F">
        <w:t>(Huang &amp; Hsueh, 2010),</w:t>
      </w:r>
      <w:r w:rsidR="000A573A" w:rsidRPr="001F675F">
        <w:t xml:space="preserve"> </w:t>
      </w:r>
      <w:r w:rsidR="00D43B9C" w:rsidRPr="001F675F">
        <w:t>(O'Brien, 2015) as well as (Bonice, 1985)</w:t>
      </w:r>
      <w:r w:rsidR="00831D58" w:rsidRPr="001F675F">
        <w:t xml:space="preserve">). The EKB-model consists of five different phases of the consumer buying process: Input, Information Processing, Decision Process, Decisional Variables and External Factors. </w:t>
      </w:r>
      <w:r w:rsidR="00EF6273">
        <w:t>This</w:t>
      </w:r>
      <w:r w:rsidR="00831D58" w:rsidRPr="001F675F">
        <w:t xml:space="preserve"> thesis is especially </w:t>
      </w:r>
      <w:r w:rsidR="00EF6273">
        <w:t xml:space="preserve">interested in </w:t>
      </w:r>
      <w:r w:rsidR="00831D58" w:rsidRPr="001F675F">
        <w:t xml:space="preserve">the decision process. </w:t>
      </w:r>
      <w:r w:rsidR="00EE2E7A" w:rsidRPr="001F675F">
        <w:t xml:space="preserve">Engel, Kollat and Blackwell split this process up </w:t>
      </w:r>
      <w:r w:rsidR="00831D58" w:rsidRPr="001F675F">
        <w:t xml:space="preserve">into </w:t>
      </w:r>
      <w:r w:rsidR="00EE2E7A" w:rsidRPr="001F675F">
        <w:t>six</w:t>
      </w:r>
      <w:r w:rsidR="00831D58" w:rsidRPr="001F675F">
        <w:t xml:space="preserve"> different stages again: problem recognition, search, al</w:t>
      </w:r>
      <w:r w:rsidR="00EE2E7A" w:rsidRPr="001F675F">
        <w:t>ternative evaluation, choice,</w:t>
      </w:r>
      <w:r w:rsidR="00831D58" w:rsidRPr="001F675F">
        <w:t xml:space="preserve"> purchase</w:t>
      </w:r>
      <w:r w:rsidR="00EE2E7A" w:rsidRPr="001F675F">
        <w:t xml:space="preserve"> and outcome</w:t>
      </w:r>
      <w:r w:rsidR="00831D58" w:rsidRPr="001F675F">
        <w:t xml:space="preserve">. </w:t>
      </w:r>
      <w:r w:rsidR="008628A3">
        <w:t>Those six stages can</w:t>
      </w:r>
      <w:r w:rsidR="00831D58" w:rsidRPr="001F675F">
        <w:t xml:space="preserve"> define the common ground of the stages applied </w:t>
      </w:r>
      <w:r w:rsidR="00EE2E7A" w:rsidRPr="001F675F">
        <w:t>as the decision-making phases of a consumer buying decision. Usually</w:t>
      </w:r>
      <w:r w:rsidR="00232D5F">
        <w:t>,</w:t>
      </w:r>
      <w:r w:rsidR="00EE2E7A" w:rsidRPr="001F675F">
        <w:t xml:space="preserve"> the literature coincides </w:t>
      </w:r>
      <w:r w:rsidR="00232D5F">
        <w:t xml:space="preserve">with the </w:t>
      </w:r>
      <w:r w:rsidR="00EE2E7A" w:rsidRPr="001F675F">
        <w:t>purchase and outcome together into post-decisional</w:t>
      </w:r>
      <w:r w:rsidR="00624CE7" w:rsidRPr="001F675F">
        <w:t xml:space="preserve"> behavior (Kotler, 2002</w:t>
      </w:r>
      <w:r w:rsidR="004B303B" w:rsidRPr="001F675F">
        <w:t>, p. 101; Lanca</w:t>
      </w:r>
      <w:r w:rsidR="00BF793E" w:rsidRPr="001F675F">
        <w:t>ster</w:t>
      </w:r>
      <w:r w:rsidR="004B303B" w:rsidRPr="001F675F">
        <w:t xml:space="preserve"> &amp; Massingham</w:t>
      </w:r>
      <w:r w:rsidR="00BF793E" w:rsidRPr="001F675F">
        <w:t>, 2010, p. 47</w:t>
      </w:r>
      <w:r w:rsidR="00CD6238" w:rsidRPr="001F675F">
        <w:t xml:space="preserve">; Solomon, </w:t>
      </w:r>
      <w:r w:rsidR="000F0E6E" w:rsidRPr="001F675F">
        <w:t>2015, p. 47</w:t>
      </w:r>
      <w:r w:rsidR="00BF793E" w:rsidRPr="001F675F">
        <w:t xml:space="preserve">). In 2001 the EKB model got revised </w:t>
      </w:r>
      <w:r w:rsidR="00232D5F">
        <w:t>b</w:t>
      </w:r>
      <w:r w:rsidR="00232D5F" w:rsidRPr="001F675F">
        <w:t xml:space="preserve">y </w:t>
      </w:r>
      <w:r w:rsidR="00BF793E" w:rsidRPr="001F675F">
        <w:t>Engel, Blackwell and Miniard (</w:t>
      </w:r>
      <w:r w:rsidR="00CD6238" w:rsidRPr="001F675F">
        <w:t xml:space="preserve">Blackwell, </w:t>
      </w:r>
      <w:r w:rsidR="00BF793E" w:rsidRPr="001F675F">
        <w:t>p. 70ff)</w:t>
      </w:r>
      <w:r w:rsidR="00E25E34">
        <w:t xml:space="preserve">. </w:t>
      </w:r>
      <w:r w:rsidR="0093224A">
        <w:t>Nonetheless, t</w:t>
      </w:r>
      <w:r w:rsidR="00BF793E" w:rsidRPr="001F675F">
        <w:t>he stages remained the same. In this thesis</w:t>
      </w:r>
      <w:r w:rsidR="0093224A">
        <w:t>,</w:t>
      </w:r>
      <w:r w:rsidR="00BF793E" w:rsidRPr="001F675F">
        <w:t xml:space="preserve"> the five</w:t>
      </w:r>
      <w:r w:rsidR="00624CE7" w:rsidRPr="001F675F">
        <w:t xml:space="preserve"> stages as found in Kotler (2002</w:t>
      </w:r>
      <w:r w:rsidR="00BF793E" w:rsidRPr="001F675F">
        <w:t xml:space="preserve">, p. 98ff) and Lancester (2010, p. 47) </w:t>
      </w:r>
      <w:r w:rsidR="008628A3">
        <w:t xml:space="preserve">as well as Solomon, 2015, p. 47) </w:t>
      </w:r>
      <w:r w:rsidR="00BF793E" w:rsidRPr="001F675F">
        <w:t xml:space="preserve">are considered, </w:t>
      </w:r>
      <w:r w:rsidR="001E3701">
        <w:t>as</w:t>
      </w:r>
      <w:r w:rsidR="001E3701" w:rsidRPr="001F675F">
        <w:t xml:space="preserve"> </w:t>
      </w:r>
      <w:r w:rsidR="00BF793E" w:rsidRPr="001F675F">
        <w:t xml:space="preserve">the </w:t>
      </w:r>
      <w:r w:rsidR="0069160C" w:rsidRPr="001F675F">
        <w:t>after-decision process can be unified in the situation of the trainings</w:t>
      </w:r>
      <w:r w:rsidR="001E3701">
        <w:t xml:space="preserve"> and </w:t>
      </w:r>
      <w:r w:rsidR="0069160C" w:rsidRPr="001F675F">
        <w:t xml:space="preserve">because the outcome of the training </w:t>
      </w:r>
      <w:r w:rsidR="0093224A" w:rsidRPr="001F675F">
        <w:t>cannot</w:t>
      </w:r>
      <w:r w:rsidR="0069160C" w:rsidRPr="001F675F">
        <w:t xml:space="preserve"> be defined without </w:t>
      </w:r>
      <w:r w:rsidR="006164F3">
        <w:t>attending</w:t>
      </w:r>
      <w:r w:rsidR="0069160C" w:rsidRPr="001F675F">
        <w:t xml:space="preserve"> the training. </w:t>
      </w:r>
      <w:r w:rsidR="000F0E6E" w:rsidRPr="001F675F">
        <w:t xml:space="preserve">Solomon (2015, p. </w:t>
      </w:r>
      <w:r w:rsidR="00BA58B1">
        <w:t>47) calls those stages the five</w:t>
      </w:r>
      <w:r w:rsidR="000F0E6E" w:rsidRPr="001F675F">
        <w:t xml:space="preserve"> steps of Cognitive Decision-Making. </w:t>
      </w:r>
      <w:r w:rsidR="00D45DA9">
        <w:t xml:space="preserve">This </w:t>
      </w:r>
      <w:r w:rsidR="006164F3">
        <w:t>was</w:t>
      </w:r>
      <w:r w:rsidR="00D45DA9">
        <w:t xml:space="preserve"> chosen because the study is an explorative study, where as much information as possible should be gathered to gain </w:t>
      </w:r>
      <w:r w:rsidR="008628A3">
        <w:t xml:space="preserve">first insights into the market, therefore a more open model </w:t>
      </w:r>
      <w:r w:rsidR="003309DA">
        <w:t>is hoped to</w:t>
      </w:r>
      <w:r w:rsidR="008628A3">
        <w:t xml:space="preserve"> allow more exploration. </w:t>
      </w:r>
    </w:p>
    <w:p w14:paraId="5843629C" w14:textId="02DC8F1E" w:rsidR="000E4B15" w:rsidRDefault="000E4B15" w:rsidP="00E32156">
      <w:pPr>
        <w:spacing w:line="360" w:lineRule="auto"/>
        <w:jc w:val="both"/>
      </w:pPr>
      <w:r>
        <w:rPr>
          <w:noProof/>
          <w:lang w:val="de-CH" w:eastAsia="zh-CN"/>
        </w:rPr>
        <w:lastRenderedPageBreak/>
        <w:drawing>
          <wp:inline distT="0" distB="0" distL="0" distR="0" wp14:anchorId="626B2DD7" wp14:editId="30FD2A58">
            <wp:extent cx="5486400" cy="920808"/>
            <wp:effectExtent l="19050" t="0" r="38100"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EB699D4" w14:textId="63E79912" w:rsidR="000E4B15" w:rsidRDefault="006F6CA6" w:rsidP="00E32156">
      <w:pPr>
        <w:pStyle w:val="Beschriftung"/>
        <w:jc w:val="both"/>
      </w:pPr>
      <w:bookmarkStart w:id="468" w:name="_Toc433648218"/>
      <w:r>
        <w:t xml:space="preserve">Figure </w:t>
      </w:r>
      <w:fldSimple w:instr=" SEQ Figure \* ARABIC ">
        <w:r w:rsidR="008D3461">
          <w:rPr>
            <w:noProof/>
          </w:rPr>
          <w:t>8</w:t>
        </w:r>
      </w:fldSimple>
      <w:r>
        <w:t xml:space="preserve">: </w:t>
      </w:r>
      <w:r w:rsidRPr="0054397E">
        <w:t>Decisio</w:t>
      </w:r>
      <w:ins w:id="469" w:author="Grau Jan, ENT-BIZ-PSR-ANA-DA" w:date="2015-11-06T20:05:00Z">
        <w:r w:rsidR="00BC5FC8">
          <w:t>n-</w:t>
        </w:r>
      </w:ins>
      <w:del w:id="470" w:author="Grau Jan, ENT-BIZ-PSR-ANA-DA" w:date="2015-11-06T20:05:00Z">
        <w:r w:rsidRPr="0054397E" w:rsidDel="00BC5FC8">
          <w:delText xml:space="preserve">n </w:delText>
        </w:r>
      </w:del>
      <w:r w:rsidRPr="0054397E">
        <w:t>Making Process Steps Applied to this Thesis, in dependence on Kotler (2002, p. 98ff)</w:t>
      </w:r>
      <w:bookmarkEnd w:id="468"/>
    </w:p>
    <w:p w14:paraId="12F54F8A" w14:textId="77777777" w:rsidR="00E25E34" w:rsidRPr="00676230" w:rsidRDefault="00E25E34" w:rsidP="00496A38"/>
    <w:p w14:paraId="77CB3638" w14:textId="461AE628" w:rsidR="001F675F" w:rsidRPr="006F6CA6" w:rsidRDefault="00272AD4" w:rsidP="00E32156">
      <w:pPr>
        <w:pStyle w:val="berschrift3"/>
        <w:jc w:val="both"/>
        <w:rPr>
          <w:color w:val="A6A6A6" w:themeColor="background1" w:themeShade="A6"/>
        </w:rPr>
      </w:pPr>
      <w:bookmarkStart w:id="471" w:name="_Toc434241896"/>
      <w:r w:rsidRPr="006F6CA6">
        <w:rPr>
          <w:color w:val="A6A6A6" w:themeColor="background1" w:themeShade="A6"/>
        </w:rPr>
        <w:t>5</w:t>
      </w:r>
      <w:r w:rsidR="001F675F" w:rsidRPr="006F6CA6">
        <w:rPr>
          <w:color w:val="A6A6A6" w:themeColor="background1" w:themeShade="A6"/>
        </w:rPr>
        <w:t xml:space="preserve">.1.2 </w:t>
      </w:r>
      <w:r w:rsidR="00C44D97" w:rsidRPr="006F6CA6">
        <w:rPr>
          <w:color w:val="A6A6A6" w:themeColor="background1" w:themeShade="A6"/>
        </w:rPr>
        <w:t>Study Design</w:t>
      </w:r>
      <w:bookmarkEnd w:id="471"/>
    </w:p>
    <w:p w14:paraId="6AC3B807" w14:textId="46E8371B" w:rsidR="00094197" w:rsidRDefault="00A6671B" w:rsidP="00E32156">
      <w:pPr>
        <w:spacing w:line="360" w:lineRule="auto"/>
        <w:jc w:val="both"/>
      </w:pPr>
      <w:r>
        <w:t>Due to the missing literature, an explorative way to study the decision</w:t>
      </w:r>
      <w:ins w:id="472" w:author="Grau Jan, ENT-BIZ-PSR-ANA-DA" w:date="2015-11-06T20:05:00Z">
        <w:r w:rsidR="00BC5FC8">
          <w:t>-</w:t>
        </w:r>
      </w:ins>
      <w:del w:id="473" w:author="Grau Jan, ENT-BIZ-PSR-ANA-DA" w:date="2015-11-06T20:05:00Z">
        <w:r w:rsidDel="00BC5FC8">
          <w:delText xml:space="preserve"> </w:delText>
        </w:r>
      </w:del>
      <w:r>
        <w:t xml:space="preserve">making process of the beneficiaries of the ESMAP RE Resource Mapping Initiative </w:t>
      </w:r>
      <w:r w:rsidR="006164F3">
        <w:t xml:space="preserve">was </w:t>
      </w:r>
      <w:r w:rsidR="00A27169">
        <w:t xml:space="preserve">chosen. Exploratory studies are </w:t>
      </w:r>
      <w:r w:rsidR="00AF4E47">
        <w:t xml:space="preserve">a part </w:t>
      </w:r>
      <w:r w:rsidR="00D56D28">
        <w:t>of qualitative research</w:t>
      </w:r>
      <w:r w:rsidR="00D56D28" w:rsidRPr="00D56D28">
        <w:t xml:space="preserve"> </w:t>
      </w:r>
      <w:r w:rsidR="00D56D28">
        <w:t xml:space="preserve">(Ebster &amp; Stalzer, 2013, p. 142). </w:t>
      </w:r>
      <w:r w:rsidR="004337C4">
        <w:t xml:space="preserve"> Among the research methods for qualitative research, the method of </w:t>
      </w:r>
      <w:r w:rsidR="00D56D28">
        <w:t xml:space="preserve">a semi-structured interview </w:t>
      </w:r>
      <w:r w:rsidR="004337C4">
        <w:t>was chosen</w:t>
      </w:r>
      <w:r w:rsidR="00D56D28">
        <w:t xml:space="preserve">. </w:t>
      </w:r>
      <w:r w:rsidR="00094197">
        <w:t>Reasons behind this decision are explained in this section.</w:t>
      </w:r>
      <w:r w:rsidR="00D56D28">
        <w:t xml:space="preserve"> </w:t>
      </w:r>
    </w:p>
    <w:p w14:paraId="38C1A50C" w14:textId="09F0C72B" w:rsidR="002A1197" w:rsidRDefault="00094197" w:rsidP="00E32156">
      <w:pPr>
        <w:spacing w:line="360" w:lineRule="auto"/>
        <w:jc w:val="both"/>
      </w:pPr>
      <w:r>
        <w:t>A semi-structured interview was chosen due to the individuality of the different contexts of the beneficiaries of the initiative. With the interview</w:t>
      </w:r>
      <w:ins w:id="474" w:author="Grau Jan, ENT-BIZ-PSR-ANA-DA" w:date="2015-11-06T21:11:00Z">
        <w:r w:rsidR="006C54D4">
          <w:t>,</w:t>
        </w:r>
      </w:ins>
      <w:r>
        <w:t xml:space="preserve"> the questions adjustable to the specific context of the interviewee opened the door to analyze the situation even further</w:t>
      </w:r>
      <w:r w:rsidR="00AB7EEF">
        <w:t xml:space="preserve"> (</w:t>
      </w:r>
      <w:r w:rsidR="00363A10">
        <w:t>Fylan</w:t>
      </w:r>
      <w:r w:rsidR="005D3BEC">
        <w:t xml:space="preserve"> in (Miles &amp; Gilbert</w:t>
      </w:r>
      <w:r w:rsidR="00C44D97">
        <w:t>,</w:t>
      </w:r>
      <w:r w:rsidR="00363A10">
        <w:t xml:space="preserve"> 2005, p. 66</w:t>
      </w:r>
      <w:r w:rsidR="00AB7EEF">
        <w:t>)</w:t>
      </w:r>
      <w:r w:rsidR="005D3BEC">
        <w:t>)</w:t>
      </w:r>
      <w:r>
        <w:t xml:space="preserve">. Additionally, the semi-structured interview </w:t>
      </w:r>
      <w:del w:id="475" w:author="Grau Jan, ENT-BIZ-PSR-ANA-DA" w:date="2015-11-06T21:12:00Z">
        <w:r w:rsidDel="006C54D4">
          <w:delText xml:space="preserve">allows </w:delText>
        </w:r>
      </w:del>
      <w:ins w:id="476" w:author="Grau Jan, ENT-BIZ-PSR-ANA-DA" w:date="2015-11-06T21:12:00Z">
        <w:r w:rsidR="006C54D4">
          <w:t>enables</w:t>
        </w:r>
      </w:ins>
      <w:del w:id="477" w:author="Grau Jan, ENT-BIZ-PSR-ANA-DA" w:date="2015-11-06T21:12:00Z">
        <w:r w:rsidDel="006C54D4">
          <w:delText>to have</w:delText>
        </w:r>
      </w:del>
      <w:bookmarkStart w:id="478" w:name="_GoBack"/>
      <w:bookmarkEnd w:id="478"/>
      <w:r>
        <w:t xml:space="preserve"> a structure in the process to be able to better summarize the decision</w:t>
      </w:r>
      <w:ins w:id="479" w:author="Grau Jan, ENT-BIZ-PSR-ANA-DA" w:date="2015-11-06T20:06:00Z">
        <w:r w:rsidR="00BC5FC8">
          <w:t>-</w:t>
        </w:r>
      </w:ins>
      <w:del w:id="480" w:author="Grau Jan, ENT-BIZ-PSR-ANA-DA" w:date="2015-11-06T20:06:00Z">
        <w:r w:rsidDel="00BC5FC8">
          <w:delText xml:space="preserve"> </w:delText>
        </w:r>
      </w:del>
      <w:r>
        <w:t xml:space="preserve">making process. </w:t>
      </w:r>
      <w:r w:rsidR="00164ADB">
        <w:t xml:space="preserve">Therefore, the semi-structured interview is the perfect mixture between the adjustability to the individual contexts as well as the necessity of a structure for further analysis. </w:t>
      </w:r>
      <w:r w:rsidR="0043246F">
        <w:t xml:space="preserve">Cramb &amp; Purcell (2001, p. </w:t>
      </w:r>
      <w:r w:rsidR="00180F57">
        <w:t>47</w:t>
      </w:r>
      <w:r w:rsidR="0043246F">
        <w:t>) additionally mention that despite the doubts on the formality of the method the semi-</w:t>
      </w:r>
      <w:r w:rsidR="00180F57">
        <w:t>structured</w:t>
      </w:r>
      <w:r w:rsidR="0043246F">
        <w:t xml:space="preserve"> interview to be very systematic and a well-defined method for data collection.</w:t>
      </w:r>
      <w:r w:rsidR="00ED6203">
        <w:t xml:space="preserve"> </w:t>
      </w:r>
    </w:p>
    <w:p w14:paraId="0CAC0F22" w14:textId="0927CDA5" w:rsidR="001F675F" w:rsidRPr="006F6CA6" w:rsidRDefault="00272AD4" w:rsidP="00E32156">
      <w:pPr>
        <w:pStyle w:val="berschrift2"/>
        <w:jc w:val="both"/>
        <w:rPr>
          <w:color w:val="808080" w:themeColor="background1" w:themeShade="80"/>
        </w:rPr>
      </w:pPr>
      <w:bookmarkStart w:id="481" w:name="_Toc434241897"/>
      <w:r w:rsidRPr="006F6CA6">
        <w:rPr>
          <w:color w:val="808080" w:themeColor="background1" w:themeShade="80"/>
        </w:rPr>
        <w:t>5</w:t>
      </w:r>
      <w:r w:rsidR="00CC42AA" w:rsidRPr="006F6CA6">
        <w:rPr>
          <w:color w:val="808080" w:themeColor="background1" w:themeShade="80"/>
        </w:rPr>
        <w:t>.2 Practical Approach</w:t>
      </w:r>
      <w:bookmarkEnd w:id="481"/>
    </w:p>
    <w:p w14:paraId="69AC5188" w14:textId="291FB46F" w:rsidR="00CC42AA" w:rsidRPr="00CC42AA" w:rsidRDefault="009B1DFD" w:rsidP="00E32156">
      <w:pPr>
        <w:spacing w:line="360" w:lineRule="auto"/>
        <w:jc w:val="both"/>
      </w:pPr>
      <w:r>
        <w:t xml:space="preserve">In this section the theoretical background will be applied to the context of the </w:t>
      </w:r>
      <w:r w:rsidR="00853DF6">
        <w:t>hypothesis</w:t>
      </w:r>
      <w:r w:rsidR="00445488">
        <w:t xml:space="preserve"> to structure the different interview schemes for the interview guideline</w:t>
      </w:r>
      <w:r w:rsidR="00445488">
        <w:rPr>
          <w:rStyle w:val="Funotenzeichen"/>
        </w:rPr>
        <w:footnoteReference w:id="4"/>
      </w:r>
      <w:r w:rsidR="00445488">
        <w:t>.</w:t>
      </w:r>
      <w:r w:rsidR="00C44D97">
        <w:t xml:space="preserve"> Each scheme will be quickly described in the following subchapters.</w:t>
      </w:r>
      <w:r w:rsidR="00E86045">
        <w:t xml:space="preserve"> </w:t>
      </w:r>
    </w:p>
    <w:p w14:paraId="265FE8C3" w14:textId="2A9A5F52" w:rsidR="00CC42AA" w:rsidRPr="006F6CA6" w:rsidRDefault="00272AD4" w:rsidP="00E32156">
      <w:pPr>
        <w:pStyle w:val="berschrift3"/>
        <w:jc w:val="both"/>
        <w:rPr>
          <w:color w:val="A6A6A6" w:themeColor="background1" w:themeShade="A6"/>
        </w:rPr>
      </w:pPr>
      <w:bookmarkStart w:id="482" w:name="_Toc434241898"/>
      <w:r w:rsidRPr="006F6CA6">
        <w:rPr>
          <w:color w:val="A6A6A6" w:themeColor="background1" w:themeShade="A6"/>
        </w:rPr>
        <w:t>5</w:t>
      </w:r>
      <w:r w:rsidR="00CC42AA" w:rsidRPr="006F6CA6">
        <w:rPr>
          <w:color w:val="A6A6A6" w:themeColor="background1" w:themeShade="A6"/>
        </w:rPr>
        <w:t>.2.1 Problem recognition</w:t>
      </w:r>
      <w:bookmarkEnd w:id="482"/>
    </w:p>
    <w:p w14:paraId="21E17024" w14:textId="668F59CD" w:rsidR="00CC42AA" w:rsidRDefault="00155074" w:rsidP="00E32156">
      <w:pPr>
        <w:spacing w:line="360" w:lineRule="auto"/>
        <w:jc w:val="both"/>
      </w:pPr>
      <w:r w:rsidRPr="001F675F">
        <w:t>Engel, Blackwell and Miniard (</w:t>
      </w:r>
      <w:r w:rsidR="00CD6238" w:rsidRPr="001F675F">
        <w:t xml:space="preserve">Blackwell, </w:t>
      </w:r>
      <w:r w:rsidRPr="001F675F">
        <w:t>2001</w:t>
      </w:r>
      <w:r w:rsidR="00CD6238" w:rsidRPr="001F675F">
        <w:t>, p. 72</w:t>
      </w:r>
      <w:r w:rsidRPr="001F675F">
        <w:t>) point out that no decision can be made without the recognition of a</w:t>
      </w:r>
      <w:r w:rsidR="00624CE7" w:rsidRPr="001F675F">
        <w:t xml:space="preserve"> need or a problem. Kotler (2002</w:t>
      </w:r>
      <w:r w:rsidRPr="001F675F">
        <w:t>, p. 98</w:t>
      </w:r>
      <w:r w:rsidR="00322EF8" w:rsidRPr="001F675F">
        <w:t xml:space="preserve">) adds that usually those needs arise through </w:t>
      </w:r>
      <w:r w:rsidR="00DE131A">
        <w:t xml:space="preserve">various </w:t>
      </w:r>
      <w:r w:rsidR="00322EF8" w:rsidRPr="001F675F">
        <w:t>stimuli. Engel, Blackwell and Miniard (</w:t>
      </w:r>
      <w:r w:rsidR="00CD6238" w:rsidRPr="001F675F">
        <w:t xml:space="preserve">Blackwell, </w:t>
      </w:r>
      <w:r w:rsidR="00322EF8" w:rsidRPr="001F675F">
        <w:t xml:space="preserve">2001, p. 72) </w:t>
      </w:r>
      <w:r w:rsidR="00DE131A">
        <w:t>name the two terms e</w:t>
      </w:r>
      <w:r w:rsidR="00A10EF7" w:rsidRPr="001F675F">
        <w:t xml:space="preserve">nvironmental influences such as the culture and personal influences as well as the individual differences such as resources or </w:t>
      </w:r>
      <w:r w:rsidR="00A10EF7" w:rsidRPr="001F675F">
        <w:lastRenderedPageBreak/>
        <w:t>motivation.</w:t>
      </w:r>
      <w:r w:rsidR="00FA43CF">
        <w:t xml:space="preserve"> </w:t>
      </w:r>
      <w:r w:rsidR="005A75FE">
        <w:t>In this section, it is interesting to find out how the</w:t>
      </w:r>
      <w:r w:rsidR="00F2082C">
        <w:t xml:space="preserve"> internal and external</w:t>
      </w:r>
      <w:r w:rsidR="005A75FE">
        <w:t xml:space="preserve"> stimuli work, so that a beneficiary will attend a training. </w:t>
      </w:r>
      <w:r w:rsidR="00DE131A">
        <w:t>Having more insights about the stimuli creating problems or a need would allow to explicitly address those.</w:t>
      </w:r>
    </w:p>
    <w:p w14:paraId="1C64A23F" w14:textId="0E4BF0B8" w:rsidR="00CC42AA" w:rsidRPr="006F6CA6" w:rsidRDefault="00272AD4" w:rsidP="00E32156">
      <w:pPr>
        <w:pStyle w:val="berschrift3"/>
        <w:jc w:val="both"/>
        <w:rPr>
          <w:color w:val="A6A6A6" w:themeColor="background1" w:themeShade="A6"/>
        </w:rPr>
      </w:pPr>
      <w:bookmarkStart w:id="483" w:name="_Toc434241899"/>
      <w:r w:rsidRPr="006F6CA6">
        <w:rPr>
          <w:color w:val="A6A6A6" w:themeColor="background1" w:themeShade="A6"/>
        </w:rPr>
        <w:t>5</w:t>
      </w:r>
      <w:r w:rsidR="00CC42AA" w:rsidRPr="006F6CA6">
        <w:rPr>
          <w:color w:val="A6A6A6" w:themeColor="background1" w:themeShade="A6"/>
        </w:rPr>
        <w:t>.2.2 Information Search</w:t>
      </w:r>
      <w:bookmarkEnd w:id="483"/>
    </w:p>
    <w:p w14:paraId="33961F5E" w14:textId="1ADE5354" w:rsidR="00CC42AA" w:rsidRDefault="00A10EF7" w:rsidP="00E32156">
      <w:pPr>
        <w:spacing w:line="360" w:lineRule="auto"/>
        <w:jc w:val="both"/>
      </w:pPr>
      <w:r w:rsidRPr="001F675F">
        <w:t xml:space="preserve">The search for information begins as soon as the need recognition occurs. </w:t>
      </w:r>
      <w:r w:rsidR="006B6FBB" w:rsidRPr="001F675F">
        <w:t>Engel, Blackwell and Miniard (</w:t>
      </w:r>
      <w:r w:rsidR="00CD6238" w:rsidRPr="001F675F">
        <w:t xml:space="preserve">Blackwell, </w:t>
      </w:r>
      <w:r w:rsidR="006B6FBB" w:rsidRPr="001F675F">
        <w:t>2001, p. 75) differentiate between internal and external search. Where</w:t>
      </w:r>
      <w:r w:rsidR="000C0BCE">
        <w:t>as one is retrieving information from his or her own memory for</w:t>
      </w:r>
      <w:r w:rsidR="00E25E34">
        <w:t xml:space="preserve"> </w:t>
      </w:r>
      <w:r w:rsidR="006B6FBB" w:rsidRPr="001F675F">
        <w:t xml:space="preserve">internal search, the external search </w:t>
      </w:r>
      <w:r w:rsidR="000C0BCE">
        <w:t xml:space="preserve">requires </w:t>
      </w:r>
      <w:r w:rsidR="006B6FBB" w:rsidRPr="001F675F">
        <w:t>gathering knowledge from different stimuli. Stimuli can be divided into marketer dominated or n</w:t>
      </w:r>
      <w:r w:rsidR="00CD6238" w:rsidRPr="001F675F">
        <w:t>on-marketer dominated sources (Blackwell</w:t>
      </w:r>
      <w:r w:rsidR="006B6FBB" w:rsidRPr="001F675F">
        <w:t>, 2001, p. 75). Non-marketer dominated sources are sources from the environment</w:t>
      </w:r>
      <w:r w:rsidR="000C0BCE">
        <w:t xml:space="preserve">, </w:t>
      </w:r>
      <w:r w:rsidR="006B6FBB" w:rsidRPr="001F675F">
        <w:t xml:space="preserve">such as colleagues, family or media. </w:t>
      </w:r>
      <w:r w:rsidR="000C0BCE">
        <w:t>In contrast, m</w:t>
      </w:r>
      <w:r w:rsidR="000C0BCE" w:rsidRPr="001F675F">
        <w:t xml:space="preserve">arketer </w:t>
      </w:r>
      <w:r w:rsidR="006B6FBB" w:rsidRPr="001F675F">
        <w:t>dominated sources come directly from the marketer itself (</w:t>
      </w:r>
      <w:r w:rsidR="00CD6238" w:rsidRPr="001F675F">
        <w:t>Blackwell,</w:t>
      </w:r>
      <w:r w:rsidR="006B6FBB" w:rsidRPr="001F675F">
        <w:t xml:space="preserve"> 2001, p. 75).</w:t>
      </w:r>
      <w:r w:rsidR="00FA43CF">
        <w:t xml:space="preserve"> Engel, Blackwell &amp; Miniard (Blackwell, 2001, p. 75) furthermore mention the level of arousal of a consumer. This is not considered in this thesis.</w:t>
      </w:r>
      <w:r w:rsidR="006B6FBB" w:rsidRPr="001F675F">
        <w:t xml:space="preserve"> </w:t>
      </w:r>
      <w:r w:rsidR="00DE131A">
        <w:t xml:space="preserve">On top of this </w:t>
      </w:r>
      <w:r w:rsidR="006B6FBB" w:rsidRPr="001F675F">
        <w:t>Engel, Blackwell &amp; Miniard (</w:t>
      </w:r>
      <w:r w:rsidR="00CD6238" w:rsidRPr="001F675F">
        <w:t xml:space="preserve">Blackwell, </w:t>
      </w:r>
      <w:r w:rsidR="006B6FBB" w:rsidRPr="001F675F">
        <w:t>2001, p. 75) note that, also the amount of time spent for looking for information is different for each product.</w:t>
      </w:r>
      <w:r w:rsidR="00FA43CF">
        <w:t xml:space="preserve"> I</w:t>
      </w:r>
      <w:r w:rsidR="00D45DA9">
        <w:t>t is extremely hard to figure out the internal search when considering a decision</w:t>
      </w:r>
      <w:ins w:id="484" w:author="Grau Jan, ENT-BIZ-PSR-ANA-DA" w:date="2015-11-06T20:06:00Z">
        <w:r w:rsidR="00BC5FC8">
          <w:t>-</w:t>
        </w:r>
      </w:ins>
      <w:del w:id="485" w:author="Grau Jan, ENT-BIZ-PSR-ANA-DA" w:date="2015-11-06T20:06:00Z">
        <w:r w:rsidR="00D45DA9" w:rsidDel="00BC5FC8">
          <w:delText xml:space="preserve"> </w:delText>
        </w:r>
      </w:del>
      <w:r w:rsidR="00D45DA9">
        <w:t>making process of a</w:t>
      </w:r>
      <w:r w:rsidR="00FA43CF">
        <w:t>n individual in an organization</w:t>
      </w:r>
      <w:r w:rsidR="000C0BCE">
        <w:t>.</w:t>
      </w:r>
      <w:r w:rsidR="00FA43CF">
        <w:t xml:space="preserve"> </w:t>
      </w:r>
      <w:r w:rsidR="000C0BCE">
        <w:t xml:space="preserve">That </w:t>
      </w:r>
      <w:r w:rsidR="00FA43CF">
        <w:t>is why the focus of the questions is on the external search.</w:t>
      </w:r>
      <w:r w:rsidR="005A75FE">
        <w:t xml:space="preserve"> For the interviews, it </w:t>
      </w:r>
      <w:r w:rsidR="000C0BCE">
        <w:t xml:space="preserve">would </w:t>
      </w:r>
      <w:r w:rsidR="005A75FE">
        <w:t xml:space="preserve">be hard to figure out the internal search since this can be </w:t>
      </w:r>
      <w:r w:rsidR="000C0BCE">
        <w:t xml:space="preserve">vary from </w:t>
      </w:r>
      <w:r w:rsidR="005A75FE">
        <w:t>individual</w:t>
      </w:r>
      <w:r w:rsidR="000C0BCE">
        <w:t xml:space="preserve"> to individual</w:t>
      </w:r>
      <w:r w:rsidR="005A75FE">
        <w:t>. The external search</w:t>
      </w:r>
      <w:r w:rsidR="000C0BCE">
        <w:t>,</w:t>
      </w:r>
      <w:r w:rsidR="005A75FE">
        <w:t xml:space="preserve"> however, needs to be understood in order to be able to adjust the information to the search process undertaken by the beneficiaries.</w:t>
      </w:r>
    </w:p>
    <w:p w14:paraId="766F2432" w14:textId="1C662802" w:rsidR="00CC42AA" w:rsidRPr="006F6CA6" w:rsidRDefault="00272AD4" w:rsidP="00E32156">
      <w:pPr>
        <w:pStyle w:val="berschrift3"/>
        <w:jc w:val="both"/>
        <w:rPr>
          <w:color w:val="A6A6A6" w:themeColor="background1" w:themeShade="A6"/>
        </w:rPr>
      </w:pPr>
      <w:bookmarkStart w:id="486" w:name="_Toc434241900"/>
      <w:r w:rsidRPr="006F6CA6">
        <w:rPr>
          <w:color w:val="A6A6A6" w:themeColor="background1" w:themeShade="A6"/>
        </w:rPr>
        <w:t>5</w:t>
      </w:r>
      <w:r w:rsidR="00CC42AA" w:rsidRPr="006F6CA6">
        <w:rPr>
          <w:color w:val="A6A6A6" w:themeColor="background1" w:themeShade="A6"/>
        </w:rPr>
        <w:t>.2.3 Evaluation of Alternatives</w:t>
      </w:r>
      <w:bookmarkEnd w:id="486"/>
    </w:p>
    <w:p w14:paraId="2049100A" w14:textId="7B0C52CD" w:rsidR="00797415" w:rsidRDefault="00083D14" w:rsidP="00E32156">
      <w:pPr>
        <w:spacing w:line="360" w:lineRule="auto"/>
        <w:jc w:val="both"/>
      </w:pPr>
      <w:r w:rsidRPr="001F675F">
        <w:t>After having enough information for the decision process, the alternatives are evaluated. This is done by different criteria. The criteria differ</w:t>
      </w:r>
      <w:r w:rsidR="00624CE7" w:rsidRPr="001F675F">
        <w:t xml:space="preserve"> for every product (Kotler, 2002</w:t>
      </w:r>
      <w:r w:rsidRPr="001F675F">
        <w:t xml:space="preserve">, p. </w:t>
      </w:r>
      <w:r w:rsidR="00624CE7" w:rsidRPr="001F675F">
        <w:t>100). Where Kotler (2002</w:t>
      </w:r>
      <w:r w:rsidRPr="001F675F">
        <w:t>, p. 100) is suggesting the consumer weighting the different criteria, Engel, Blackwell and Miniard are differentiating between salient and determinant attributes (</w:t>
      </w:r>
      <w:r w:rsidR="00CD6238" w:rsidRPr="001F675F">
        <w:t xml:space="preserve">Blackwell, </w:t>
      </w:r>
      <w:r w:rsidRPr="001F675F">
        <w:t>2001, p. 77). However, both rely on the information on the importance of a criterion. Engel, Blackwell and Miniard attribut</w:t>
      </w:r>
      <w:r w:rsidR="007D5E4B">
        <w:t>e</w:t>
      </w:r>
      <w:r w:rsidRPr="001F675F">
        <w:t xml:space="preserve"> the salient criteria a</w:t>
      </w:r>
      <w:r w:rsidR="007D5E4B">
        <w:t>s</w:t>
      </w:r>
      <w:r w:rsidRPr="001F675F">
        <w:t xml:space="preserve"> high importance, a must-have criterion where the determinant attributes </w:t>
      </w:r>
      <w:r w:rsidR="00CF7663" w:rsidRPr="001F675F">
        <w:t xml:space="preserve">usually determine which exact training is taken. </w:t>
      </w:r>
      <w:r w:rsidR="00A56708" w:rsidRPr="001F675F">
        <w:t>Solomon (2015, p. 55) call</w:t>
      </w:r>
      <w:r w:rsidR="005A75FE">
        <w:t>s</w:t>
      </w:r>
      <w:r w:rsidR="00A56708" w:rsidRPr="001F675F">
        <w:t xml:space="preserve"> </w:t>
      </w:r>
      <w:r w:rsidR="007D5E4B">
        <w:t>these</w:t>
      </w:r>
      <w:r w:rsidR="007D5E4B" w:rsidRPr="001F675F">
        <w:t xml:space="preserve"> </w:t>
      </w:r>
      <w:r w:rsidR="00A56708" w:rsidRPr="001F675F">
        <w:t>criteria evaluative criter</w:t>
      </w:r>
      <w:r w:rsidR="00817204">
        <w:t>i</w:t>
      </w:r>
      <w:r w:rsidR="00A56708" w:rsidRPr="001F675F">
        <w:t>a for the salient criteria and determinant criteria for the determinant attributes indicated by Engel, Blackwell and Miniard.</w:t>
      </w:r>
      <w:r w:rsidR="005A75FE">
        <w:t xml:space="preserve"> Those criteria are essential to be worked out during the interview. </w:t>
      </w:r>
      <w:r w:rsidR="00DE131A">
        <w:t>In this thesis</w:t>
      </w:r>
      <w:r w:rsidR="007D5E4B">
        <w:t>,</w:t>
      </w:r>
      <w:r w:rsidR="00DE131A">
        <w:t xml:space="preserve"> however, the most important detail is to </w:t>
      </w:r>
      <w:r w:rsidR="00DE131A">
        <w:lastRenderedPageBreak/>
        <w:t>figure out which criteria exist. On the basis of this</w:t>
      </w:r>
      <w:r w:rsidR="007D5E4B">
        <w:t>,</w:t>
      </w:r>
      <w:r w:rsidR="00DE131A">
        <w:t xml:space="preserve"> a ranking can be established to further analyze the evaluation of the alternatives. Having more insights allows </w:t>
      </w:r>
      <w:r w:rsidR="007D5E4B">
        <w:t>the creation of</w:t>
      </w:r>
      <w:r w:rsidR="00DE131A">
        <w:t xml:space="preserve"> a training </w:t>
      </w:r>
      <w:r w:rsidR="007D5E4B">
        <w:t xml:space="preserve">programming </w:t>
      </w:r>
      <w:r w:rsidR="00DE131A">
        <w:t xml:space="preserve">perfectly designed for the </w:t>
      </w:r>
      <w:r w:rsidR="00C633A2">
        <w:t>audience.</w:t>
      </w:r>
    </w:p>
    <w:p w14:paraId="6DBF9445" w14:textId="5E2F854C" w:rsidR="00797415" w:rsidRPr="006F6CA6" w:rsidRDefault="00272AD4" w:rsidP="00E32156">
      <w:pPr>
        <w:pStyle w:val="berschrift3"/>
        <w:jc w:val="both"/>
        <w:rPr>
          <w:color w:val="A6A6A6" w:themeColor="background1" w:themeShade="A6"/>
        </w:rPr>
      </w:pPr>
      <w:bookmarkStart w:id="487" w:name="_Toc434241901"/>
      <w:r w:rsidRPr="006F6CA6">
        <w:rPr>
          <w:color w:val="A6A6A6" w:themeColor="background1" w:themeShade="A6"/>
        </w:rPr>
        <w:t>5</w:t>
      </w:r>
      <w:r w:rsidR="00797415" w:rsidRPr="006F6CA6">
        <w:rPr>
          <w:color w:val="A6A6A6" w:themeColor="background1" w:themeShade="A6"/>
        </w:rPr>
        <w:t>.2.4 Decision</w:t>
      </w:r>
      <w:ins w:id="488" w:author="Grau Jan, ENT-BIZ-PSR-ANA-DA" w:date="2015-11-06T20:06:00Z">
        <w:r w:rsidR="00BC5FC8">
          <w:rPr>
            <w:color w:val="A6A6A6" w:themeColor="background1" w:themeShade="A6"/>
          </w:rPr>
          <w:t>-</w:t>
        </w:r>
      </w:ins>
      <w:del w:id="489" w:author="Grau Jan, ENT-BIZ-PSR-ANA-DA" w:date="2015-11-06T20:06:00Z">
        <w:r w:rsidR="00797415" w:rsidRPr="006F6CA6" w:rsidDel="00BC5FC8">
          <w:rPr>
            <w:color w:val="A6A6A6" w:themeColor="background1" w:themeShade="A6"/>
          </w:rPr>
          <w:delText xml:space="preserve"> </w:delText>
        </w:r>
      </w:del>
      <w:r w:rsidR="00797415" w:rsidRPr="006F6CA6">
        <w:rPr>
          <w:color w:val="A6A6A6" w:themeColor="background1" w:themeShade="A6"/>
        </w:rPr>
        <w:t>Making Process</w:t>
      </w:r>
      <w:bookmarkEnd w:id="487"/>
    </w:p>
    <w:p w14:paraId="57C3262E" w14:textId="4F8BE2AC" w:rsidR="00817204" w:rsidRDefault="00F44B85" w:rsidP="00E32156">
      <w:pPr>
        <w:spacing w:line="360" w:lineRule="auto"/>
        <w:jc w:val="both"/>
      </w:pPr>
      <w:r w:rsidRPr="001F675F">
        <w:t>Once the evaluation has been made, both Kotler (2001, p. 100)</w:t>
      </w:r>
      <w:r w:rsidR="00CD6238" w:rsidRPr="001F675F">
        <w:t xml:space="preserve"> and Blackwell </w:t>
      </w:r>
      <w:r w:rsidRPr="001F675F">
        <w:t xml:space="preserve">(2001, p. 79) describe factors that can still change the decision process. Kotler (2001, p. 79) summarizes those factors </w:t>
      </w:r>
      <w:r w:rsidR="007D5E4B">
        <w:t>by</w:t>
      </w:r>
      <w:r w:rsidR="007D5E4B" w:rsidRPr="001F675F">
        <w:t xml:space="preserve"> </w:t>
      </w:r>
      <w:r w:rsidRPr="001F675F">
        <w:t xml:space="preserve">mentioning the situational factors that were </w:t>
      </w:r>
      <w:r w:rsidR="007D5E4B">
        <w:rPr>
          <w:rStyle w:val="Kommentarzeichen"/>
        </w:rPr>
        <w:commentReference w:id="490"/>
      </w:r>
      <w:r w:rsidRPr="001F675F">
        <w:t xml:space="preserve">anticipated as well as the attitude towards the decision from others as well as the risk perceived with the decision. In the case for </w:t>
      </w:r>
      <w:r w:rsidR="005A75FE">
        <w:t>the beneficiaries of the ESMAP initiative</w:t>
      </w:r>
      <w:r w:rsidR="00475E5A">
        <w:t>,</w:t>
      </w:r>
      <w:r w:rsidRPr="001F675F">
        <w:t xml:space="preserve"> this stage is even more important since it might not be the </w:t>
      </w:r>
      <w:r w:rsidR="005A75FE">
        <w:t>stakeholder</w:t>
      </w:r>
      <w:r w:rsidR="00475E5A">
        <w:t>, but a supervisor</w:t>
      </w:r>
      <w:r w:rsidRPr="001F675F">
        <w:t xml:space="preserve"> itself who eventually decide</w:t>
      </w:r>
      <w:r w:rsidR="00475E5A">
        <w:t>s</w:t>
      </w:r>
      <w:r w:rsidRPr="001F675F">
        <w:t xml:space="preserve"> on the training. </w:t>
      </w:r>
      <w:r w:rsidR="00817204">
        <w:t>Here also an organizational decision</w:t>
      </w:r>
      <w:ins w:id="491" w:author="Grau Jan, ENT-BIZ-PSR-ANA-DA" w:date="2015-11-06T20:06:00Z">
        <w:r w:rsidR="00BC5FC8">
          <w:t>-</w:t>
        </w:r>
      </w:ins>
      <w:del w:id="492" w:author="Grau Jan, ENT-BIZ-PSR-ANA-DA" w:date="2015-11-06T20:06:00Z">
        <w:r w:rsidR="00817204" w:rsidDel="00BC5FC8">
          <w:delText xml:space="preserve"> </w:delText>
        </w:r>
      </w:del>
      <w:r w:rsidR="00817204">
        <w:t xml:space="preserve">making process should be </w:t>
      </w:r>
      <w:r w:rsidR="005A75FE">
        <w:t>tried to find out during</w:t>
      </w:r>
      <w:r w:rsidR="00817204">
        <w:t xml:space="preserve"> the interview guideline.</w:t>
      </w:r>
      <w:r w:rsidR="00C633A2">
        <w:t xml:space="preserve"> An organizational decision</w:t>
      </w:r>
      <w:ins w:id="493" w:author="Grau Jan, ENT-BIZ-PSR-ANA-DA" w:date="2015-11-06T20:06:00Z">
        <w:r w:rsidR="00BC5FC8">
          <w:t>-</w:t>
        </w:r>
      </w:ins>
      <w:del w:id="494" w:author="Grau Jan, ENT-BIZ-PSR-ANA-DA" w:date="2015-11-06T20:06:00Z">
        <w:r w:rsidR="00C633A2" w:rsidDel="00BC5FC8">
          <w:delText xml:space="preserve"> </w:delText>
        </w:r>
      </w:del>
      <w:r w:rsidR="00C633A2">
        <w:t>making usually include a fixed process which has to be absolved (</w:t>
      </w:r>
      <w:r w:rsidR="00E33E57">
        <w:t>Robbins &amp; Judge, 2014, p. 257</w:t>
      </w:r>
      <w:r w:rsidR="00C633A2">
        <w:t>).</w:t>
      </w:r>
    </w:p>
    <w:p w14:paraId="6DF7BCBE" w14:textId="35B8A7FF" w:rsidR="00797415" w:rsidRPr="001F675F" w:rsidRDefault="00272AD4" w:rsidP="00E32156">
      <w:pPr>
        <w:pStyle w:val="berschrift3"/>
        <w:jc w:val="both"/>
      </w:pPr>
      <w:bookmarkStart w:id="495" w:name="_Toc434241902"/>
      <w:r w:rsidRPr="006F6CA6">
        <w:rPr>
          <w:color w:val="A6A6A6" w:themeColor="background1" w:themeShade="A6"/>
        </w:rPr>
        <w:t>5</w:t>
      </w:r>
      <w:r w:rsidR="00797415" w:rsidRPr="006F6CA6">
        <w:rPr>
          <w:color w:val="A6A6A6" w:themeColor="background1" w:themeShade="A6"/>
        </w:rPr>
        <w:t>.2.5 After-decisional Behavior</w:t>
      </w:r>
      <w:bookmarkEnd w:id="495"/>
    </w:p>
    <w:p w14:paraId="35C9838C" w14:textId="45778C3A" w:rsidR="00817204" w:rsidRDefault="001658FC" w:rsidP="00E32156">
      <w:pPr>
        <w:spacing w:line="360" w:lineRule="auto"/>
        <w:jc w:val="both"/>
      </w:pPr>
      <w:r w:rsidRPr="001F675F">
        <w:t>For the Post-decisional behavior the satisfaction of the consumer/customers is very importa</w:t>
      </w:r>
      <w:r w:rsidR="00CD6238" w:rsidRPr="001F675F">
        <w:t>nt (Blackwell</w:t>
      </w:r>
      <w:r w:rsidRPr="001F675F">
        <w:t>, 2001, p. 80). Kotler as well points out that the after decision process can be very significant (2001, p. 101). Satisfied customers are more likely to use the product aga</w:t>
      </w:r>
      <w:r w:rsidR="00CD6238" w:rsidRPr="001F675F">
        <w:t>in (Blackwell</w:t>
      </w:r>
      <w:r w:rsidRPr="001F675F">
        <w:t>, 2001, p. 81). In the case for training</w:t>
      </w:r>
      <w:r w:rsidR="00475E5A">
        <w:t>,</w:t>
      </w:r>
      <w:r w:rsidRPr="001F675F">
        <w:t xml:space="preserve"> this can also mean that one will recommend the product to colleagues. </w:t>
      </w:r>
      <w:r w:rsidR="005A75FE">
        <w:t xml:space="preserve">Since this part is hard to testify without having the training conducted, it will </w:t>
      </w:r>
      <w:r w:rsidR="00B9745B">
        <w:t>not play</w:t>
      </w:r>
      <w:r w:rsidR="005A75FE">
        <w:t xml:space="preserve"> a role in the analysis.</w:t>
      </w:r>
      <w:r w:rsidR="002859B9">
        <w:t xml:space="preserve"> </w:t>
      </w:r>
    </w:p>
    <w:p w14:paraId="17C76264" w14:textId="03B0A41B" w:rsidR="003B3934" w:rsidRPr="001F675F" w:rsidRDefault="003B3934" w:rsidP="00E32156">
      <w:pPr>
        <w:spacing w:line="360" w:lineRule="auto"/>
        <w:jc w:val="both"/>
      </w:pPr>
    </w:p>
    <w:p w14:paraId="28C3EEE6" w14:textId="77777777" w:rsidR="005755CD" w:rsidRDefault="005755CD">
      <w:pPr>
        <w:rPr>
          <w:rFonts w:asciiTheme="majorHAnsi" w:hAnsiTheme="majorHAnsi"/>
          <w:b/>
          <w:bCs/>
          <w:kern w:val="36"/>
          <w:sz w:val="48"/>
          <w:szCs w:val="48"/>
        </w:rPr>
      </w:pPr>
      <w:r>
        <w:rPr>
          <w:rFonts w:asciiTheme="majorHAnsi" w:hAnsiTheme="majorHAnsi"/>
        </w:rPr>
        <w:br w:type="page"/>
      </w:r>
    </w:p>
    <w:p w14:paraId="228BD221" w14:textId="0A8C75B6" w:rsidR="00C44D97" w:rsidRPr="006F6CA6" w:rsidRDefault="00272AD4" w:rsidP="00E32156">
      <w:pPr>
        <w:pStyle w:val="berschrift1"/>
        <w:jc w:val="both"/>
        <w:rPr>
          <w:rFonts w:asciiTheme="majorHAnsi" w:hAnsiTheme="majorHAnsi"/>
          <w:lang w:val="en-US"/>
        </w:rPr>
      </w:pPr>
      <w:bookmarkStart w:id="496" w:name="_Toc434241903"/>
      <w:r w:rsidRPr="006F6CA6">
        <w:rPr>
          <w:rFonts w:asciiTheme="majorHAnsi" w:hAnsiTheme="majorHAnsi"/>
          <w:lang w:val="en-US"/>
        </w:rPr>
        <w:lastRenderedPageBreak/>
        <w:t>6</w:t>
      </w:r>
      <w:r w:rsidR="00797415" w:rsidRPr="006F6CA6">
        <w:rPr>
          <w:rFonts w:asciiTheme="majorHAnsi" w:hAnsiTheme="majorHAnsi"/>
          <w:lang w:val="en-US"/>
        </w:rPr>
        <w:t>. Results</w:t>
      </w:r>
      <w:bookmarkEnd w:id="496"/>
    </w:p>
    <w:p w14:paraId="17417F1D" w14:textId="5A6799B3" w:rsidR="003571E8" w:rsidRPr="006F6CA6" w:rsidRDefault="00272AD4" w:rsidP="00E32156">
      <w:pPr>
        <w:pStyle w:val="berschrift2"/>
        <w:jc w:val="both"/>
        <w:rPr>
          <w:color w:val="808080" w:themeColor="background1" w:themeShade="80"/>
        </w:rPr>
      </w:pPr>
      <w:bookmarkStart w:id="497" w:name="_Toc434241904"/>
      <w:r w:rsidRPr="006F6CA6">
        <w:rPr>
          <w:color w:val="808080" w:themeColor="background1" w:themeShade="80"/>
        </w:rPr>
        <w:t>6</w:t>
      </w:r>
      <w:r w:rsidR="00797415" w:rsidRPr="006F6CA6">
        <w:rPr>
          <w:color w:val="808080" w:themeColor="background1" w:themeShade="80"/>
        </w:rPr>
        <w:t>.1 Stakeholders in Pakistan</w:t>
      </w:r>
      <w:bookmarkEnd w:id="497"/>
    </w:p>
    <w:p w14:paraId="153F1E3A" w14:textId="14BFD1D2" w:rsidR="00DC0848" w:rsidRDefault="00C5251C" w:rsidP="00E32156">
      <w:pPr>
        <w:spacing w:line="360" w:lineRule="auto"/>
        <w:jc w:val="both"/>
      </w:pPr>
      <w:r>
        <w:t>In</w:t>
      </w:r>
      <w:r w:rsidR="008D4765">
        <w:t xml:space="preserve"> </w:t>
      </w:r>
      <w:r w:rsidR="009F7B29">
        <w:t>cooperation</w:t>
      </w:r>
      <w:r w:rsidR="008D4765">
        <w:t xml:space="preserve"> with N</w:t>
      </w:r>
      <w:r w:rsidR="00FA78AB">
        <w:t>. Khan (Interview, September 7</w:t>
      </w:r>
      <w:r w:rsidR="00FA78AB" w:rsidRPr="00FA78AB">
        <w:rPr>
          <w:vertAlign w:val="superscript"/>
        </w:rPr>
        <w:t>th</w:t>
      </w:r>
      <w:r w:rsidR="008D4765">
        <w:t xml:space="preserve">, 2015), the director </w:t>
      </w:r>
      <w:r>
        <w:t>for</w:t>
      </w:r>
      <w:r w:rsidR="008D4765">
        <w:t xml:space="preserve"> coordination of the RE Resource Mapping Initiative, possible </w:t>
      </w:r>
      <w:r w:rsidR="00C22E2C">
        <w:t xml:space="preserve">institutional </w:t>
      </w:r>
      <w:r w:rsidR="008D4765">
        <w:t>beneficiaries of the ESMAP initiative were discussed.</w:t>
      </w:r>
      <w:ins w:id="498" w:author="Grau Jan, ENT-BIZ-PSR-ANA" w:date="2015-11-03T17:45:00Z">
        <w:r w:rsidR="00D67D5D">
          <w:t xml:space="preserve"> Among the possible institutions a selected group was </w:t>
        </w:r>
      </w:ins>
      <w:ins w:id="499" w:author="Grau Jan, ENT-BIZ-PSR-ANA" w:date="2015-11-03T17:55:00Z">
        <w:r w:rsidR="000E7889">
          <w:t>evaluated</w:t>
        </w:r>
      </w:ins>
      <w:ins w:id="500" w:author="Grau Jan, ENT-BIZ-PSR-ANA" w:date="2015-11-03T17:45:00Z">
        <w:r w:rsidR="00D67D5D">
          <w:t xml:space="preserve"> for further consideration. </w:t>
        </w:r>
      </w:ins>
      <w:del w:id="501" w:author="Grau Jan, ENT-BIZ-PSR-ANA" w:date="2015-11-03T17:45:00Z">
        <w:r w:rsidR="008D4765" w:rsidDel="00D67D5D">
          <w:delText xml:space="preserve"> </w:delText>
        </w:r>
      </w:del>
      <w:r w:rsidR="008D4765">
        <w:t xml:space="preserve">The following institutions were </w:t>
      </w:r>
      <w:del w:id="502" w:author="Grau Jan, ENT-BIZ-PSR-ANA" w:date="2015-11-03T17:55:00Z">
        <w:r w:rsidR="008D4765" w:rsidDel="000E7889">
          <w:delText xml:space="preserve">evaluated </w:delText>
        </w:r>
      </w:del>
      <w:ins w:id="503" w:author="Grau Jan, ENT-BIZ-PSR-ANA" w:date="2015-11-03T17:55:00Z">
        <w:r w:rsidR="000E7889">
          <w:t xml:space="preserve">elicited </w:t>
        </w:r>
      </w:ins>
      <w:r w:rsidR="008D4765">
        <w:t>of being expert to represent the stakeholder who could benefit from the data measured by the ESMAP RE Resource Mapping Initiative</w:t>
      </w:r>
      <w:r w:rsidR="00C22E2C">
        <w:t xml:space="preserve"> as an institution</w:t>
      </w:r>
      <w:r w:rsidR="008D4765">
        <w:t>:</w:t>
      </w:r>
    </w:p>
    <w:p w14:paraId="4CC6F612" w14:textId="77777777" w:rsidR="00C22E2C" w:rsidRDefault="00C22E2C" w:rsidP="00E32156">
      <w:pPr>
        <w:spacing w:line="360" w:lineRule="auto"/>
        <w:jc w:val="both"/>
        <w:rPr>
          <w:i/>
        </w:rPr>
      </w:pPr>
    </w:p>
    <w:p w14:paraId="31776406" w14:textId="50CC5252" w:rsidR="00DC0848" w:rsidRPr="001805FF" w:rsidRDefault="00DC0848" w:rsidP="00E32156">
      <w:pPr>
        <w:spacing w:line="360" w:lineRule="auto"/>
        <w:jc w:val="both"/>
        <w:rPr>
          <w:i/>
        </w:rPr>
      </w:pPr>
      <w:r w:rsidRPr="001805FF">
        <w:rPr>
          <w:i/>
        </w:rPr>
        <w:t>AEDB</w:t>
      </w:r>
      <w:r w:rsidR="008D4765">
        <w:rPr>
          <w:i/>
        </w:rPr>
        <w:t xml:space="preserve"> - Aqeel Jafri, Director Policy AEDB</w:t>
      </w:r>
    </w:p>
    <w:p w14:paraId="2B260FA4" w14:textId="497EE9E2" w:rsidR="009B00F0" w:rsidRDefault="00DC0848" w:rsidP="00E32156">
      <w:pPr>
        <w:spacing w:line="360" w:lineRule="auto"/>
        <w:jc w:val="both"/>
      </w:pPr>
      <w:r>
        <w:t>The Alternate Energy Development Board (AEDB) was established in 2</w:t>
      </w:r>
      <w:r w:rsidR="007C06D4">
        <w:t xml:space="preserve">003. It is the sole representing agency for the Federal Republic of Pakistan at national level. Its main mission is the </w:t>
      </w:r>
      <w:r w:rsidR="008859EF">
        <w:t>facilitation</w:t>
      </w:r>
      <w:r w:rsidR="007C06D4">
        <w:t>, promotion and Encouragement of development in renewable energies in Pakistan. At the time being, the administrative control is at the ministry of Water and Power. The agency consists of</w:t>
      </w:r>
      <w:r w:rsidR="009B00F0">
        <w:t xml:space="preserve"> </w:t>
      </w:r>
      <w:r w:rsidR="00A95695">
        <w:t>110 employees</w:t>
      </w:r>
      <w:r w:rsidR="007C06D4">
        <w:t xml:space="preserve"> (A. Jafri, interview, </w:t>
      </w:r>
      <w:r w:rsidR="007B1220">
        <w:t>September 4</w:t>
      </w:r>
      <w:r w:rsidR="007B1220" w:rsidRPr="007B1220">
        <w:rPr>
          <w:vertAlign w:val="superscript"/>
        </w:rPr>
        <w:t>th</w:t>
      </w:r>
      <w:r w:rsidR="008D2783">
        <w:t>, 2015)</w:t>
      </w:r>
      <w:r w:rsidR="00A95695">
        <w:t>.</w:t>
      </w:r>
      <w:r w:rsidR="008D2783">
        <w:t xml:space="preserve"> </w:t>
      </w:r>
      <w:r w:rsidR="007C06D4">
        <w:t xml:space="preserve"> </w:t>
      </w:r>
      <w:r w:rsidR="008859EF">
        <w:t>The agency is especially interesting because it provides the policies on a federal level. Therefore</w:t>
      </w:r>
      <w:r w:rsidR="002B113E">
        <w:t>,</w:t>
      </w:r>
      <w:r w:rsidR="008859EF">
        <w:t xml:space="preserve"> all policies </w:t>
      </w:r>
      <w:r w:rsidR="009C010B">
        <w:t>from AEDB</w:t>
      </w:r>
      <w:r w:rsidR="002B113E">
        <w:t>,</w:t>
      </w:r>
      <w:r w:rsidR="009C010B">
        <w:t xml:space="preserve"> as a sole representing agency</w:t>
      </w:r>
      <w:r w:rsidR="002B113E">
        <w:t>,</w:t>
      </w:r>
      <w:r w:rsidR="009C010B">
        <w:t xml:space="preserve"> are very important for the development of renewable energy in the country.</w:t>
      </w:r>
      <w:r w:rsidR="005026B0">
        <w:t xml:space="preserve"> (AEDB, 2015)</w:t>
      </w:r>
      <w:r w:rsidR="00C5251C">
        <w:t xml:space="preserve"> The data of the EMSAP Resource Mapping Initiative is beneficial to AEDB, because it allows them to set up national policies for areas with high potential for renewable energy plants.</w:t>
      </w:r>
    </w:p>
    <w:p w14:paraId="07DB01C2" w14:textId="77777777" w:rsidR="00C22E2C" w:rsidRDefault="00C22E2C" w:rsidP="00E32156">
      <w:pPr>
        <w:spacing w:line="360" w:lineRule="auto"/>
        <w:jc w:val="both"/>
        <w:rPr>
          <w:i/>
        </w:rPr>
      </w:pPr>
    </w:p>
    <w:p w14:paraId="54AB5922" w14:textId="264B4EC1" w:rsidR="009C010B" w:rsidRPr="001805FF" w:rsidRDefault="009C010B" w:rsidP="00E32156">
      <w:pPr>
        <w:spacing w:line="360" w:lineRule="auto"/>
        <w:jc w:val="both"/>
        <w:rPr>
          <w:i/>
        </w:rPr>
      </w:pPr>
      <w:r w:rsidRPr="001805FF">
        <w:rPr>
          <w:i/>
        </w:rPr>
        <w:t>Energy Department of Khyber Pakhtunkhwa</w:t>
      </w:r>
      <w:r w:rsidR="008D4765">
        <w:rPr>
          <w:i/>
        </w:rPr>
        <w:t xml:space="preserve"> - Aimal Pir, Managing Director of Wind Energy in the Energy &amp; Power Department of </w:t>
      </w:r>
      <w:r w:rsidR="008D4765" w:rsidRPr="00251687">
        <w:rPr>
          <w:i/>
        </w:rPr>
        <w:t xml:space="preserve">KPK </w:t>
      </w:r>
      <w:r w:rsidR="00E66880" w:rsidRPr="00251687">
        <w:rPr>
          <w:i/>
        </w:rPr>
        <w:t>&amp;</w:t>
      </w:r>
      <w:r w:rsidR="008D4765" w:rsidRPr="00251687">
        <w:rPr>
          <w:i/>
        </w:rPr>
        <w:t xml:space="preserve"> </w:t>
      </w:r>
      <w:r w:rsidR="00251687" w:rsidRPr="00251687">
        <w:rPr>
          <w:i/>
        </w:rPr>
        <w:t>Muhammad Ozai</w:t>
      </w:r>
      <w:r w:rsidR="008D4765" w:rsidRPr="00251687">
        <w:rPr>
          <w:i/>
        </w:rPr>
        <w:t>r, Section</w:t>
      </w:r>
      <w:r w:rsidR="008D4765">
        <w:rPr>
          <w:i/>
        </w:rPr>
        <w:t xml:space="preserve"> Officer Training in the Planning &amp; Development Department of KPK</w:t>
      </w:r>
    </w:p>
    <w:p w14:paraId="532F4F00" w14:textId="06502C7A" w:rsidR="009C010B" w:rsidRDefault="009C010B" w:rsidP="00E32156">
      <w:pPr>
        <w:spacing w:line="360" w:lineRule="auto"/>
        <w:jc w:val="both"/>
      </w:pPr>
      <w:r>
        <w:t xml:space="preserve">Khyber Pakhtunkhwa is the third largest province in Pakistan </w:t>
      </w:r>
      <w:r w:rsidR="00C53206">
        <w:t xml:space="preserve">in terms of population and GIP (Britannica, 2015). </w:t>
      </w:r>
      <w:r w:rsidR="00C22E2C">
        <w:t xml:space="preserve">Additionally, </w:t>
      </w:r>
      <w:r w:rsidR="00A528E3">
        <w:t>Khyber Pakhtunkhwa is leading in developing decentralized supply structure in Pakistan (GIZ, 2015). The decentralized structure supports projects for renewable energy in this area even more. Energy policies in the province of Khyber Pakhtunkhwa will therefore be really essential.</w:t>
      </w:r>
      <w:r w:rsidR="008D139F">
        <w:t xml:space="preserve"> This is why the data of the ESMAP Resource Mapping Initiative will be very useful in order to set up the right policies to foster development in renewable energies in the region. Of course the other provinces in Pakistan are beneficiaries of the initiative as well, but Khyber Pakhtunkhwa is taken as a representative for the provincial stakeholder.</w:t>
      </w:r>
    </w:p>
    <w:p w14:paraId="77DF348F" w14:textId="77777777" w:rsidR="00C22E2C" w:rsidRDefault="00C22E2C" w:rsidP="00E32156">
      <w:pPr>
        <w:spacing w:line="360" w:lineRule="auto"/>
        <w:jc w:val="both"/>
        <w:rPr>
          <w:i/>
        </w:rPr>
      </w:pPr>
    </w:p>
    <w:p w14:paraId="434AF7D6" w14:textId="3218FD9C" w:rsidR="00A528E3" w:rsidRPr="001805FF" w:rsidRDefault="00A528E3" w:rsidP="00E32156">
      <w:pPr>
        <w:spacing w:line="360" w:lineRule="auto"/>
        <w:jc w:val="both"/>
        <w:rPr>
          <w:i/>
        </w:rPr>
      </w:pPr>
      <w:r w:rsidRPr="001805FF">
        <w:rPr>
          <w:i/>
        </w:rPr>
        <w:t>Quaid</w:t>
      </w:r>
      <w:r w:rsidR="001805FF" w:rsidRPr="001805FF">
        <w:rPr>
          <w:i/>
        </w:rPr>
        <w:t xml:space="preserve"> e Azam</w:t>
      </w:r>
      <w:r w:rsidR="003227DF">
        <w:rPr>
          <w:i/>
        </w:rPr>
        <w:t xml:space="preserve"> Solar Power Limited</w:t>
      </w:r>
      <w:r w:rsidR="008D4765">
        <w:rPr>
          <w:i/>
        </w:rPr>
        <w:t xml:space="preserve"> - </w:t>
      </w:r>
      <w:r w:rsidR="002A1197">
        <w:rPr>
          <w:i/>
        </w:rPr>
        <w:t>J</w:t>
      </w:r>
      <w:r w:rsidR="002A1197" w:rsidRPr="002A1197">
        <w:rPr>
          <w:i/>
        </w:rPr>
        <w:t>ehanzeb Jamshed</w:t>
      </w:r>
      <w:r w:rsidR="00C22E2C">
        <w:rPr>
          <w:i/>
        </w:rPr>
        <w:t xml:space="preserve">, </w:t>
      </w:r>
      <w:r w:rsidR="002A1197">
        <w:rPr>
          <w:i/>
        </w:rPr>
        <w:t>Assistant Manager</w:t>
      </w:r>
    </w:p>
    <w:p w14:paraId="3542176D" w14:textId="57DF1803" w:rsidR="001805FF" w:rsidRPr="009C010B" w:rsidRDefault="001805FF" w:rsidP="00E32156">
      <w:pPr>
        <w:spacing w:line="360" w:lineRule="auto"/>
        <w:jc w:val="both"/>
      </w:pPr>
      <w:r>
        <w:t>Quaid e Azam is the biggest solar energy project developer in Pakistan. It is a public-sector organization by the Government of Punjab and has been established in order to set up general renewable energy projects, especially focused on solar energy. (Quaid e Azam Solar Power Limited, n.d.</w:t>
      </w:r>
      <w:r w:rsidR="0081263B">
        <w:t>-a</w:t>
      </w:r>
      <w:r>
        <w:t xml:space="preserve">) The project developers are very important for the development of renewable energy projects. </w:t>
      </w:r>
      <w:r w:rsidR="008D139F">
        <w:t>The data measured by the ESMAP Resource Mapping Initiative will be very useful to the project developers, because they can use the data on the one hand to compare it with the own measured data as well as to look for new investment opportunities.</w:t>
      </w:r>
      <w:r w:rsidR="00772406">
        <w:t xml:space="preserve"> </w:t>
      </w:r>
      <w:r w:rsidR="002859B9">
        <w:t xml:space="preserve">In the future it is the goal for Quaid-e-Azam to invest </w:t>
      </w:r>
      <w:r w:rsidR="00385FFB">
        <w:t>in other solar projects within Pakistan (</w:t>
      </w:r>
      <w:r w:rsidR="0081263B">
        <w:t>Quaid e Azam Solar Power Limited, n.d.-b</w:t>
      </w:r>
      <w:r w:rsidR="00385FFB">
        <w:t>).</w:t>
      </w:r>
    </w:p>
    <w:p w14:paraId="48F03DEC" w14:textId="77777777" w:rsidR="00C22E2C" w:rsidRDefault="00C22E2C" w:rsidP="00E32156">
      <w:pPr>
        <w:spacing w:line="360" w:lineRule="auto"/>
        <w:jc w:val="both"/>
        <w:rPr>
          <w:i/>
        </w:rPr>
      </w:pPr>
    </w:p>
    <w:p w14:paraId="16B40974" w14:textId="03C605B2" w:rsidR="009C010B" w:rsidRPr="002A1197" w:rsidRDefault="003227DF" w:rsidP="00E32156">
      <w:pPr>
        <w:spacing w:line="360" w:lineRule="auto"/>
        <w:jc w:val="both"/>
        <w:rPr>
          <w:i/>
        </w:rPr>
      </w:pPr>
      <w:r w:rsidRPr="002A1197">
        <w:rPr>
          <w:i/>
        </w:rPr>
        <w:t>FFC Energy Limited</w:t>
      </w:r>
      <w:r w:rsidR="00C22E2C">
        <w:rPr>
          <w:i/>
        </w:rPr>
        <w:t xml:space="preserve"> - Syed Imran</w:t>
      </w:r>
      <w:r w:rsidR="00452744">
        <w:rPr>
          <w:i/>
        </w:rPr>
        <w:t xml:space="preserve"> Shah</w:t>
      </w:r>
      <w:r w:rsidR="00C22E2C">
        <w:rPr>
          <w:i/>
        </w:rPr>
        <w:t>,</w:t>
      </w:r>
      <w:r w:rsidR="00452744">
        <w:rPr>
          <w:i/>
        </w:rPr>
        <w:t xml:space="preserve"> </w:t>
      </w:r>
      <w:r w:rsidR="002A1197">
        <w:rPr>
          <w:i/>
        </w:rPr>
        <w:t>Project Manager</w:t>
      </w:r>
    </w:p>
    <w:p w14:paraId="258F7D44" w14:textId="30E2853F" w:rsidR="003227DF" w:rsidRDefault="003227DF" w:rsidP="00E32156">
      <w:pPr>
        <w:spacing w:line="360" w:lineRule="auto"/>
        <w:jc w:val="both"/>
      </w:pPr>
      <w:r>
        <w:t xml:space="preserve">FFC Energy Limited is responsible for developing Pakistan's first wind project in the province of Sindh. FFC Energy Limited's wind project was </w:t>
      </w:r>
      <w:r w:rsidR="00CC09A1">
        <w:t>inaugurated</w:t>
      </w:r>
      <w:r>
        <w:t xml:space="preserve"> by the President of Pakistan</w:t>
      </w:r>
      <w:r w:rsidR="005B41D6">
        <w:t>,</w:t>
      </w:r>
      <w:r>
        <w:t xml:space="preserve"> Mr Asif Ali Zardari</w:t>
      </w:r>
      <w:r w:rsidR="005B41D6">
        <w:t xml:space="preserve">, </w:t>
      </w:r>
      <w:r>
        <w:t xml:space="preserve">and is the leading project developer </w:t>
      </w:r>
      <w:r w:rsidR="00CC09A1">
        <w:t xml:space="preserve">for </w:t>
      </w:r>
      <w:r w:rsidR="005B41D6">
        <w:t>its kind</w:t>
      </w:r>
      <w:r w:rsidR="00CC09A1">
        <w:t>. (FFCEnergy, 2013)</w:t>
      </w:r>
      <w:r w:rsidR="008D139F">
        <w:t xml:space="preserve"> </w:t>
      </w:r>
      <w:r w:rsidR="004D0779">
        <w:t>Juristically</w:t>
      </w:r>
      <w:r w:rsidR="005B41D6">
        <w:t>,</w:t>
      </w:r>
      <w:r w:rsidR="004D0779">
        <w:t xml:space="preserve"> FFC Energy Limited is a subsidiary of the Fauji Fertilizer Group (Fauji Fertilizer Company Limited, 2014, p. 9)</w:t>
      </w:r>
      <w:r w:rsidR="00EA1CCB">
        <w:t xml:space="preserve">. </w:t>
      </w:r>
      <w:r w:rsidR="008D139F">
        <w:t xml:space="preserve">The data measured by the ESMAP Resource Mapping Initiative is very useful also for the project developers in wind project as a base information for further projects undertaken. </w:t>
      </w:r>
      <w:r w:rsidR="00511BF4">
        <w:t xml:space="preserve">The company is further planning to increase their involvement in the field of alternate energy </w:t>
      </w:r>
      <w:r w:rsidR="00C22E2C">
        <w:t>projects</w:t>
      </w:r>
      <w:r w:rsidR="00511BF4">
        <w:t xml:space="preserve"> (Fauji Fertiliz</w:t>
      </w:r>
      <w:r w:rsidR="007B1220">
        <w:t>er Company Limited, 2014, p. 72).</w:t>
      </w:r>
    </w:p>
    <w:p w14:paraId="0F7A082E" w14:textId="77777777" w:rsidR="00ED0C59" w:rsidRDefault="00ED0C59" w:rsidP="00E32156">
      <w:pPr>
        <w:spacing w:line="360" w:lineRule="auto"/>
        <w:jc w:val="both"/>
      </w:pPr>
    </w:p>
    <w:p w14:paraId="57987E50" w14:textId="20CB3499" w:rsidR="00ED0C59" w:rsidRDefault="00ED0C59" w:rsidP="00E32156">
      <w:pPr>
        <w:spacing w:line="360" w:lineRule="auto"/>
        <w:jc w:val="both"/>
      </w:pPr>
      <w:r>
        <w:t>The next four chapters are elaborated with the results from the semi-structured expert interviews with A. Jafri (interview, September 4</w:t>
      </w:r>
      <w:r w:rsidRPr="007B1220">
        <w:rPr>
          <w:vertAlign w:val="superscript"/>
        </w:rPr>
        <w:t>th</w:t>
      </w:r>
      <w:r>
        <w:t>, 2015), J. Jamshed (interview, September 22</w:t>
      </w:r>
      <w:r w:rsidRPr="00381F56">
        <w:rPr>
          <w:vertAlign w:val="superscript"/>
        </w:rPr>
        <w:t>nd</w:t>
      </w:r>
      <w:r>
        <w:t>, 2015), A. Pir (Interview, September 16</w:t>
      </w:r>
      <w:r w:rsidRPr="007B1220">
        <w:rPr>
          <w:vertAlign w:val="superscript"/>
        </w:rPr>
        <w:t>th</w:t>
      </w:r>
      <w:r>
        <w:t>, 2015), M. Ozair (interview, September 16</w:t>
      </w:r>
      <w:r w:rsidRPr="00582D35">
        <w:rPr>
          <w:vertAlign w:val="superscript"/>
        </w:rPr>
        <w:t>th</w:t>
      </w:r>
      <w:r>
        <w:t>, 2015), and S. I. Shah (interview, September 29</w:t>
      </w:r>
      <w:r w:rsidRPr="007B1220">
        <w:rPr>
          <w:vertAlign w:val="superscript"/>
        </w:rPr>
        <w:t>th</w:t>
      </w:r>
      <w:r>
        <w:t>, 2015). The interview scheme is displayed for every process step.</w:t>
      </w:r>
    </w:p>
    <w:p w14:paraId="7FB0C8D0" w14:textId="77777777" w:rsidR="005755CD" w:rsidRDefault="005755CD" w:rsidP="00E32156">
      <w:pPr>
        <w:spacing w:line="360" w:lineRule="auto"/>
        <w:jc w:val="both"/>
      </w:pPr>
    </w:p>
    <w:p w14:paraId="3C14DCE8" w14:textId="77777777" w:rsidR="005755CD" w:rsidRDefault="005755CD" w:rsidP="00E32156">
      <w:pPr>
        <w:spacing w:line="360" w:lineRule="auto"/>
        <w:jc w:val="both"/>
      </w:pPr>
    </w:p>
    <w:p w14:paraId="076B882D" w14:textId="77777777" w:rsidR="005755CD" w:rsidRDefault="005755CD" w:rsidP="00E32156">
      <w:pPr>
        <w:spacing w:line="360" w:lineRule="auto"/>
        <w:jc w:val="both"/>
      </w:pPr>
    </w:p>
    <w:p w14:paraId="4353DC4C" w14:textId="77777777" w:rsidR="005755CD" w:rsidRDefault="005755CD" w:rsidP="00E32156">
      <w:pPr>
        <w:spacing w:line="360" w:lineRule="auto"/>
        <w:jc w:val="both"/>
      </w:pPr>
    </w:p>
    <w:p w14:paraId="0337210F" w14:textId="77777777" w:rsidR="005755CD" w:rsidRPr="009B00F0" w:rsidRDefault="005755CD" w:rsidP="00E32156">
      <w:pPr>
        <w:spacing w:line="360" w:lineRule="auto"/>
        <w:jc w:val="both"/>
      </w:pPr>
    </w:p>
    <w:p w14:paraId="223A3618" w14:textId="55F14D0C" w:rsidR="00797415" w:rsidRDefault="00272AD4" w:rsidP="00E32156">
      <w:pPr>
        <w:pStyle w:val="berschrift2"/>
        <w:jc w:val="both"/>
      </w:pPr>
      <w:bookmarkStart w:id="504" w:name="_Toc434241905"/>
      <w:r w:rsidRPr="006F6CA6">
        <w:rPr>
          <w:color w:val="808080" w:themeColor="background1" w:themeShade="80"/>
        </w:rPr>
        <w:lastRenderedPageBreak/>
        <w:t>6</w:t>
      </w:r>
      <w:r w:rsidR="00797415" w:rsidRPr="006F6CA6">
        <w:rPr>
          <w:color w:val="808080" w:themeColor="background1" w:themeShade="80"/>
        </w:rPr>
        <w:t>.2 Problem Recognition</w:t>
      </w:r>
      <w:bookmarkEnd w:id="504"/>
    </w:p>
    <w:p w14:paraId="5D5A6205" w14:textId="77777777" w:rsidR="00445488" w:rsidRPr="00445488" w:rsidRDefault="00445488" w:rsidP="00E32156">
      <w:pPr>
        <w:jc w:val="both"/>
      </w:pPr>
    </w:p>
    <w:tbl>
      <w:tblPr>
        <w:tblStyle w:val="Gitternetztabelle4"/>
        <w:tblW w:w="0" w:type="auto"/>
        <w:tblLook w:val="04A0" w:firstRow="1" w:lastRow="0" w:firstColumn="1" w:lastColumn="0" w:noHBand="0" w:noVBand="1"/>
      </w:tblPr>
      <w:tblGrid>
        <w:gridCol w:w="9056"/>
      </w:tblGrid>
      <w:tr w:rsidR="00445488" w:rsidRPr="00445488" w14:paraId="1DC0050A" w14:textId="77777777" w:rsidTr="004A1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tcPr>
          <w:p w14:paraId="57EC4280" w14:textId="499F7EBF" w:rsidR="00445488" w:rsidRPr="00445488" w:rsidRDefault="00445488" w:rsidP="00E32156">
            <w:pPr>
              <w:spacing w:line="360" w:lineRule="auto"/>
              <w:jc w:val="both"/>
            </w:pPr>
            <w:r>
              <w:t>Interview Scheme I: Problem Recognition</w:t>
            </w:r>
          </w:p>
        </w:tc>
      </w:tr>
      <w:tr w:rsidR="00445488" w:rsidRPr="00445488" w14:paraId="6720823F" w14:textId="77777777" w:rsidTr="004A1351">
        <w:trPr>
          <w:cnfStyle w:val="000000100000" w:firstRow="0" w:lastRow="0" w:firstColumn="0" w:lastColumn="0" w:oddVBand="0" w:evenVBand="0" w:oddHBand="1" w:evenHBand="0" w:firstRowFirstColumn="0" w:firstRowLastColumn="0" w:lastRowFirstColumn="0" w:lastRowLastColumn="0"/>
          <w:trHeight w:val="1771"/>
        </w:trPr>
        <w:tc>
          <w:tcPr>
            <w:cnfStyle w:val="001000000000" w:firstRow="0" w:lastRow="0" w:firstColumn="1" w:lastColumn="0" w:oddVBand="0" w:evenVBand="0" w:oddHBand="0" w:evenHBand="0" w:firstRowFirstColumn="0" w:firstRowLastColumn="0" w:lastRowFirstColumn="0" w:lastRowLastColumn="0"/>
            <w:tcW w:w="9206" w:type="dxa"/>
          </w:tcPr>
          <w:p w14:paraId="2C18CCB8" w14:textId="77777777" w:rsidR="00445488" w:rsidRPr="00445488" w:rsidRDefault="00445488" w:rsidP="00E32156">
            <w:pPr>
              <w:pStyle w:val="Listenabsatz"/>
              <w:numPr>
                <w:ilvl w:val="0"/>
                <w:numId w:val="17"/>
              </w:numPr>
              <w:spacing w:line="360" w:lineRule="auto"/>
              <w:jc w:val="both"/>
            </w:pPr>
            <w:r w:rsidRPr="00445488">
              <w:t>How many times a year do you consider a training?</w:t>
            </w:r>
          </w:p>
          <w:p w14:paraId="4E727820" w14:textId="77777777" w:rsidR="00445488" w:rsidRPr="00445488" w:rsidRDefault="00445488" w:rsidP="00E32156">
            <w:pPr>
              <w:pStyle w:val="Listenabsatz"/>
              <w:numPr>
                <w:ilvl w:val="0"/>
                <w:numId w:val="17"/>
              </w:numPr>
              <w:spacing w:line="360" w:lineRule="auto"/>
              <w:jc w:val="both"/>
            </w:pPr>
            <w:r w:rsidRPr="00445488">
              <w:t>When do you usually realize a training is necessary?</w:t>
            </w:r>
          </w:p>
          <w:p w14:paraId="18772FD4" w14:textId="77777777" w:rsidR="00445488" w:rsidRPr="00445488" w:rsidRDefault="00445488" w:rsidP="00E32156">
            <w:pPr>
              <w:pStyle w:val="Listenabsatz"/>
              <w:numPr>
                <w:ilvl w:val="0"/>
                <w:numId w:val="17"/>
              </w:numPr>
              <w:spacing w:line="360" w:lineRule="auto"/>
              <w:jc w:val="both"/>
            </w:pPr>
            <w:r w:rsidRPr="00445488">
              <w:t>How is your environment influencing you in terms of considering a training?</w:t>
            </w:r>
          </w:p>
          <w:p w14:paraId="6A8E109F" w14:textId="2F72A771" w:rsidR="00445488" w:rsidRPr="00445488" w:rsidRDefault="00445488" w:rsidP="00E32156">
            <w:pPr>
              <w:pStyle w:val="Listenabsatz"/>
              <w:numPr>
                <w:ilvl w:val="0"/>
                <w:numId w:val="17"/>
              </w:numPr>
              <w:spacing w:line="360" w:lineRule="auto"/>
              <w:jc w:val="both"/>
            </w:pPr>
            <w:r w:rsidRPr="00445488">
              <w:t>What gives you the motivation to be willing to attend a training?</w:t>
            </w:r>
          </w:p>
        </w:tc>
      </w:tr>
    </w:tbl>
    <w:p w14:paraId="4AF79AA3" w14:textId="055AE269" w:rsidR="00252F1D" w:rsidRDefault="002423AB" w:rsidP="00E32156">
      <w:pPr>
        <w:pStyle w:val="Beschriftung"/>
        <w:jc w:val="both"/>
      </w:pPr>
      <w:bookmarkStart w:id="505" w:name="_Toc433648148"/>
      <w:r>
        <w:t xml:space="preserve">Table </w:t>
      </w:r>
      <w:fldSimple w:instr=" SEQ Table \* ARABIC ">
        <w:r w:rsidR="008D3461">
          <w:rPr>
            <w:noProof/>
          </w:rPr>
          <w:t>2</w:t>
        </w:r>
      </w:fldSimple>
      <w:r>
        <w:t>: Interview Scheme I: Problem Recognition</w:t>
      </w:r>
      <w:bookmarkEnd w:id="505"/>
    </w:p>
    <w:p w14:paraId="4DDA128C" w14:textId="77777777" w:rsidR="004A1351" w:rsidRDefault="004A1351" w:rsidP="00E32156">
      <w:pPr>
        <w:jc w:val="both"/>
      </w:pPr>
    </w:p>
    <w:p w14:paraId="31A544A9" w14:textId="665AE453" w:rsidR="00E754CF" w:rsidRDefault="00E754CF" w:rsidP="00E32156">
      <w:pPr>
        <w:spacing w:line="360" w:lineRule="auto"/>
        <w:jc w:val="both"/>
      </w:pPr>
      <w:r>
        <w:t>In most cases</w:t>
      </w:r>
      <w:r w:rsidR="005B41D6">
        <w:t>,</w:t>
      </w:r>
      <w:r>
        <w:t xml:space="preserve"> the greatest </w:t>
      </w:r>
      <w:r w:rsidR="00C22E2C">
        <w:t>intern</w:t>
      </w:r>
      <w:r w:rsidR="005B41D6">
        <w:t>al</w:t>
      </w:r>
      <w:r w:rsidR="00C22E2C">
        <w:t xml:space="preserve"> </w:t>
      </w:r>
      <w:r>
        <w:t xml:space="preserve">stimuli for considering a training is the motivation. This is a characteristic shared by all institutions covered in this analysis. A. Jafri (interview, </w:t>
      </w:r>
      <w:r w:rsidR="007B1220">
        <w:t>September 4</w:t>
      </w:r>
      <w:r w:rsidR="007B1220" w:rsidRPr="007B1220">
        <w:rPr>
          <w:vertAlign w:val="superscript"/>
        </w:rPr>
        <w:t>th</w:t>
      </w:r>
      <w:r>
        <w:t>, 2015) as a representative for the policy makers at Federal Level explained that on federal level they realize that training on renewable energy</w:t>
      </w:r>
      <w:r w:rsidR="005B41D6">
        <w:t>,</w:t>
      </w:r>
      <w:r w:rsidR="005B41D6" w:rsidRPr="005B41D6">
        <w:t xml:space="preserve"> </w:t>
      </w:r>
      <w:r w:rsidR="005B41D6">
        <w:t>especially on the technical parts,</w:t>
      </w:r>
      <w:r>
        <w:t xml:space="preserve"> is </w:t>
      </w:r>
      <w:r w:rsidR="005B41D6">
        <w:t xml:space="preserve">highly </w:t>
      </w:r>
      <w:r>
        <w:t>demanded, , because Pakistan still has a lack of knowledge. Therefore</w:t>
      </w:r>
      <w:r w:rsidR="005B41D6">
        <w:t>,</w:t>
      </w:r>
      <w:r>
        <w:t xml:space="preserve"> the policy makers on a federal level are very willing to attend trainings concerning specific technologies, software</w:t>
      </w:r>
      <w:r w:rsidR="005B41D6">
        <w:t>,</w:t>
      </w:r>
      <w:r>
        <w:t xml:space="preserve"> or procedures concerning renewable energy. For the provincial level</w:t>
      </w:r>
      <w:r w:rsidR="005B41D6">
        <w:t>,</w:t>
      </w:r>
      <w:r>
        <w:t xml:space="preserve"> the same situation can be recognized. The motivation for attending trainings </w:t>
      </w:r>
      <w:r w:rsidR="005B41D6">
        <w:t>is</w:t>
      </w:r>
      <w:r>
        <w:t xml:space="preserve"> there, but due to restriction</w:t>
      </w:r>
      <w:r w:rsidR="005B41D6">
        <w:t>s</w:t>
      </w:r>
      <w:r>
        <w:t xml:space="preserve"> in the final budget</w:t>
      </w:r>
      <w:r w:rsidR="005B41D6">
        <w:t>,</w:t>
      </w:r>
      <w:r>
        <w:t xml:space="preserve"> the motivation is </w:t>
      </w:r>
      <w:r w:rsidR="005B41D6">
        <w:t>tempered</w:t>
      </w:r>
      <w:r>
        <w:t>. This means that despite the high motivation</w:t>
      </w:r>
      <w:r w:rsidR="005B41D6">
        <w:t>,</w:t>
      </w:r>
      <w:r>
        <w:t xml:space="preserve"> the </w:t>
      </w:r>
      <w:r w:rsidR="005B41D6">
        <w:t>expectations for training turnout</w:t>
      </w:r>
      <w:r>
        <w:t xml:space="preserve"> is still low. </w:t>
      </w:r>
      <w:r w:rsidR="00381F56">
        <w:t>Similar principle count also for the organization of Quaid-e-Azam. J. Jamshed (interview, September 22</w:t>
      </w:r>
      <w:r w:rsidR="00381F56" w:rsidRPr="00381F56">
        <w:rPr>
          <w:vertAlign w:val="superscript"/>
        </w:rPr>
        <w:t>nd</w:t>
      </w:r>
      <w:r w:rsidR="00381F56">
        <w:t xml:space="preserve">, 2015) mentioned the urge of trainings when holding daily meeting or similar activities. He furthermore emphasized that the lack of knowledge </w:t>
      </w:r>
      <w:r w:rsidR="005B41D6">
        <w:t>begs</w:t>
      </w:r>
      <w:r w:rsidR="00381F56">
        <w:t xml:space="preserve"> for a training </w:t>
      </w:r>
      <w:r w:rsidR="005B41D6">
        <w:t xml:space="preserve">that </w:t>
      </w:r>
      <w:r w:rsidR="00381F56">
        <w:t>improve</w:t>
      </w:r>
      <w:r w:rsidR="005B41D6">
        <w:t>s</w:t>
      </w:r>
      <w:r w:rsidR="00381F56">
        <w:t xml:space="preserve"> the daily operation of the organization. However, for the case of Quaid-e-Azam the budget for training is not sufficient</w:t>
      </w:r>
      <w:r w:rsidR="00C22E2C">
        <w:t>ly</w:t>
      </w:r>
      <w:r w:rsidR="00381F56">
        <w:t xml:space="preserve"> high, </w:t>
      </w:r>
      <w:r w:rsidR="005B41D6">
        <w:t>and as a result, a high number</w:t>
      </w:r>
      <w:r w:rsidR="00381F56">
        <w:t xml:space="preserve"> of employees without </w:t>
      </w:r>
      <w:r w:rsidR="005B41D6">
        <w:t>have not attended any training sessions thus far</w:t>
      </w:r>
      <w:r w:rsidR="00381F56">
        <w:t xml:space="preserve">. A different situation can be found at FFC Energy Limited, where the </w:t>
      </w:r>
      <w:r w:rsidR="005B41D6">
        <w:t xml:space="preserve">not only is the </w:t>
      </w:r>
      <w:r w:rsidR="00381F56">
        <w:t>motivation is very high, but sufficient budget is available. This distinguishes the problem recognition of FFC Energy Limited from the problem recognition by the other stakeholders</w:t>
      </w:r>
      <w:r w:rsidR="00E56E8E">
        <w:t xml:space="preserve">. The different </w:t>
      </w:r>
      <w:r w:rsidR="00C22E2C">
        <w:t xml:space="preserve">external stimuli driven </w:t>
      </w:r>
      <w:r w:rsidR="00E56E8E">
        <w:t>problem recognition processes are described in the following paragraph.</w:t>
      </w:r>
    </w:p>
    <w:p w14:paraId="74A0E22D" w14:textId="2FB11739" w:rsidR="00B02B12" w:rsidRDefault="00B6360D" w:rsidP="00E32156">
      <w:pPr>
        <w:spacing w:line="360" w:lineRule="auto"/>
        <w:jc w:val="both"/>
      </w:pPr>
      <w:r>
        <w:t>In the case of AEDB, the problem recognition can be described as a passive process. This is because most of the trai</w:t>
      </w:r>
      <w:r w:rsidR="00D50476">
        <w:t xml:space="preserve">ning </w:t>
      </w:r>
      <w:r w:rsidR="00015FF3">
        <w:t xml:space="preserve">is </w:t>
      </w:r>
      <w:r w:rsidR="00D50476">
        <w:t xml:space="preserve">provided to AEDB are </w:t>
      </w:r>
      <w:r w:rsidR="00015FF3">
        <w:t xml:space="preserve">on an </w:t>
      </w:r>
      <w:r w:rsidR="00D50476">
        <w:t>invit</w:t>
      </w:r>
      <w:r>
        <w:t>ation</w:t>
      </w:r>
      <w:r w:rsidR="00015FF3">
        <w:t>al</w:t>
      </w:r>
      <w:r w:rsidR="00E25E34">
        <w:t xml:space="preserve"> </w:t>
      </w:r>
      <w:r w:rsidR="00015FF3">
        <w:t>basis</w:t>
      </w:r>
      <w:r>
        <w:t xml:space="preserve">. The invitations typically </w:t>
      </w:r>
      <w:r w:rsidR="00015FF3">
        <w:t>sent, directly or indirectly, to any stakeholder in the Pakistani government by</w:t>
      </w:r>
      <w:r w:rsidR="00E25E34">
        <w:t xml:space="preserve"> </w:t>
      </w:r>
      <w:r>
        <w:t>other governments or donor agencies</w:t>
      </w:r>
      <w:r w:rsidR="00015FF3">
        <w:t>.</w:t>
      </w:r>
      <w:r>
        <w:t xml:space="preserve"> Especially when not directly </w:t>
      </w:r>
      <w:r>
        <w:lastRenderedPageBreak/>
        <w:t>invited by the before mentioned parties, it is remarkable that training offered to for example the ministry of Water and Power or the embassies of Pakistan gets forwarded to AEDB, so that the right people within the government are able to attend a training offered by the stakeholders. This means that although the general motivation to attend a lot of trainings is there, the policy makers on federal level are waiting to have a training announced by donor agencies or foreign ministries. As already hinted in the previous paragraph, the situation on the provincial level is very similar. However, compared to the federal level, the problem recognition process is even more engraved into the culture, since on provincial level, the case of applying for a training, which is not offered by donor agencies or other ministries</w:t>
      </w:r>
      <w:r w:rsidR="00BE5F92">
        <w:t xml:space="preserve">, is very rare. </w:t>
      </w:r>
      <w:r w:rsidR="00B02B12">
        <w:t>The passive problem recognition can also be found for Quaid-e-Azam</w:t>
      </w:r>
      <w:r w:rsidR="00015FF3">
        <w:t>, though</w:t>
      </w:r>
      <w:r w:rsidR="00B02B12">
        <w:t xml:space="preserve"> it plays </w:t>
      </w:r>
      <w:r w:rsidR="00015FF3">
        <w:t xml:space="preserve">only </w:t>
      </w:r>
      <w:r w:rsidR="00B02B12">
        <w:t xml:space="preserve">a minor role. The same is also true for FFC Energy Limited, where the need is also established, when a training is offered to them. </w:t>
      </w:r>
      <w:r w:rsidR="00750B98">
        <w:t>However, a direct contact from the donor agencies</w:t>
      </w:r>
      <w:r w:rsidR="007704F8">
        <w:t xml:space="preserve"> to FFC Energy Limited and to Quaid-e-Azam is not established. Nonetheless, in case a training is offered to the federal or provincial government which could be beneficial to those companies it will also get channeled to the organizations.</w:t>
      </w:r>
    </w:p>
    <w:p w14:paraId="53DEFA48" w14:textId="60D669BB" w:rsidR="00B02B12" w:rsidRDefault="00B02B12" w:rsidP="00E32156">
      <w:pPr>
        <w:spacing w:line="360" w:lineRule="auto"/>
        <w:jc w:val="both"/>
      </w:pPr>
      <w:r>
        <w:t xml:space="preserve">The differences can be found in </w:t>
      </w:r>
      <w:r w:rsidR="0002070B">
        <w:t xml:space="preserve">in the </w:t>
      </w:r>
      <w:r w:rsidR="00C22E2C">
        <w:t xml:space="preserve">external stimuli driven </w:t>
      </w:r>
      <w:r w:rsidR="0002070B">
        <w:t xml:space="preserve">active problem recognition. For AEDB the active process is based in order to continue operating on their projects. </w:t>
      </w:r>
      <w:r w:rsidR="00D50476">
        <w:t xml:space="preserve">In some cases, the policy makers can address the donor agencies on their own, stating their need of a training. With this process they are hoping to obtain funding for their trainings. </w:t>
      </w:r>
      <w:r w:rsidR="0002070B">
        <w:t>Project-based active problem recognition is also the case for the provincial level policy making. Every policy maker in the provincial government of Khyber Pakhtunkhwa can fill out a CP-1</w:t>
      </w:r>
      <w:r w:rsidR="00582D35">
        <w:t xml:space="preserve">, the governmental form to apply for funding for a project. However, those trainings can only be applied when it is absolutely essential to a </w:t>
      </w:r>
      <w:r w:rsidR="00ED0C59">
        <w:t xml:space="preserve">project. Muhammad </w:t>
      </w:r>
      <w:r w:rsidR="00251687" w:rsidRPr="007D29EB">
        <w:t>Ozair</w:t>
      </w:r>
      <w:r w:rsidR="00582D35">
        <w:t xml:space="preserve"> from the Plann</w:t>
      </w:r>
      <w:r w:rsidR="00DB3B29">
        <w:t>ing &amp; Development Department (P&amp;</w:t>
      </w:r>
      <w:r w:rsidR="00582D35">
        <w:t>D) of Khyber Pakhtunkhwa (interview, September 16</w:t>
      </w:r>
      <w:r w:rsidR="00582D35" w:rsidRPr="00582D35">
        <w:rPr>
          <w:vertAlign w:val="superscript"/>
        </w:rPr>
        <w:t>th</w:t>
      </w:r>
      <w:r w:rsidR="00ED0C59">
        <w:t xml:space="preserve">, 2015) </w:t>
      </w:r>
      <w:r w:rsidR="00582D35">
        <w:t>reassured</w:t>
      </w:r>
      <w:r w:rsidR="00015FF3">
        <w:t>,</w:t>
      </w:r>
      <w:r w:rsidR="00582D35">
        <w:t xml:space="preserve"> nonetheless, that this has been hardly ever been achieved. This is why the motivation is lowered for most of the employees. In Quaid-e-Azam is facing a similar financial conditions. Due to this, the employees are actively recognizing the need of a training in the situation. This is done on an individual basis and in most of the situation. Therefore, in those cases the problem recognition depends on the individual employee. A huge difference in the active prob</w:t>
      </w:r>
      <w:r w:rsidR="00C22E2C">
        <w:t>lem recognition for FFC Limited:</w:t>
      </w:r>
      <w:r w:rsidR="00582D35">
        <w:t xml:space="preserve"> </w:t>
      </w:r>
      <w:r w:rsidR="00015FF3">
        <w:t>d</w:t>
      </w:r>
      <w:r w:rsidR="00582D35">
        <w:t xml:space="preserve">espite the similarity </w:t>
      </w:r>
      <w:r w:rsidR="00015FF3">
        <w:t xml:space="preserve">in </w:t>
      </w:r>
      <w:r w:rsidR="00582D35">
        <w:t xml:space="preserve">that the active problem recognition can also be described as a project based approach, the problem recognition is much more elaborated </w:t>
      </w:r>
      <w:r w:rsidR="00015FF3">
        <w:t xml:space="preserve">than it is </w:t>
      </w:r>
      <w:r w:rsidR="00582D35">
        <w:t xml:space="preserve">in the other cases. </w:t>
      </w:r>
      <w:r w:rsidR="00750B98">
        <w:t xml:space="preserve">In a first step, all possible or imaginable projects are listed. This is done by </w:t>
      </w:r>
      <w:r w:rsidR="00750B98">
        <w:lastRenderedPageBreak/>
        <w:t>evaluating the environment of the company, like upcoming trends or technologies, but without further research on training. As soon as there is a business case for one of the possible projects, it will be presented to the board of directors of FFC Energy Limited. If they decide to go for t</w:t>
      </w:r>
      <w:r w:rsidR="00C22E2C">
        <w:t>he project, then a team is built</w:t>
      </w:r>
      <w:r w:rsidR="00750B98">
        <w:t>, which needs to be trained. The reason that FFC Energy Limited is totally different from process of the previous three stakeholders</w:t>
      </w:r>
      <w:r w:rsidR="00C22E2C">
        <w:t>, because FFC is</w:t>
      </w:r>
      <w:r w:rsidR="00750B98">
        <w:t xml:space="preserve"> spending Millions of Pakistan Rubles on training </w:t>
      </w:r>
      <w:r w:rsidR="00C22E2C">
        <w:t>due to</w:t>
      </w:r>
      <w:r w:rsidR="00750B98">
        <w:t xml:space="preserve"> the fact, that FFC Energy Limited is a part of the largest industrial conglomerate in </w:t>
      </w:r>
      <w:r w:rsidR="007704F8">
        <w:t>Pakistan</w:t>
      </w:r>
      <w:r w:rsidR="00750B98">
        <w:t>.</w:t>
      </w:r>
    </w:p>
    <w:p w14:paraId="21089A4D" w14:textId="1CA3121D" w:rsidR="00ED0C59" w:rsidRDefault="007704F8" w:rsidP="00E32156">
      <w:pPr>
        <w:spacing w:line="360" w:lineRule="auto"/>
        <w:jc w:val="both"/>
      </w:pPr>
      <w:r>
        <w:t>To conclude</w:t>
      </w:r>
      <w:r w:rsidR="00FD3273">
        <w:t>,</w:t>
      </w:r>
      <w:r>
        <w:t xml:space="preserve"> it can be said that despite the active and recognizable problem</w:t>
      </w:r>
      <w:r w:rsidR="00FD3273">
        <w:t>,</w:t>
      </w:r>
      <w:r>
        <w:t xml:space="preserve"> recognition</w:t>
      </w:r>
      <w:r w:rsidR="00C22E2C">
        <w:t xml:space="preserve"> by external stimuli </w:t>
      </w:r>
      <w:r w:rsidR="00FD3273">
        <w:t xml:space="preserve">is </w:t>
      </w:r>
      <w:r w:rsidR="00C22E2C">
        <w:t>driven</w:t>
      </w:r>
      <w:r>
        <w:t xml:space="preserve"> </w:t>
      </w:r>
      <w:r w:rsidR="00FD3273">
        <w:t>by different factors</w:t>
      </w:r>
      <w:r w:rsidR="00E25E34">
        <w:t xml:space="preserve"> </w:t>
      </w:r>
      <w:r>
        <w:t>for each and every institution, the common way to get involved in the problem recognition process is through a training offered by donor agencies. Offering training in cooperation with those organization will allow to reach and get involved in the problem recognition process of every organization interviewed in this thesis.</w:t>
      </w:r>
    </w:p>
    <w:p w14:paraId="1F4634F8" w14:textId="00AFEF47" w:rsidR="009048EE" w:rsidRPr="006F6CA6" w:rsidRDefault="00272AD4" w:rsidP="00E32156">
      <w:pPr>
        <w:pStyle w:val="berschrift2"/>
        <w:jc w:val="both"/>
        <w:rPr>
          <w:color w:val="808080" w:themeColor="background1" w:themeShade="80"/>
        </w:rPr>
      </w:pPr>
      <w:bookmarkStart w:id="506" w:name="_Toc434241906"/>
      <w:r w:rsidRPr="006F6CA6">
        <w:rPr>
          <w:color w:val="808080" w:themeColor="background1" w:themeShade="80"/>
        </w:rPr>
        <w:t>6</w:t>
      </w:r>
      <w:r w:rsidR="009048EE" w:rsidRPr="006F6CA6">
        <w:rPr>
          <w:color w:val="808080" w:themeColor="background1" w:themeShade="80"/>
        </w:rPr>
        <w:t>.3 Information Search</w:t>
      </w:r>
      <w:bookmarkEnd w:id="506"/>
    </w:p>
    <w:p w14:paraId="6F6F40B1" w14:textId="77777777" w:rsidR="00445488" w:rsidRPr="00445488" w:rsidRDefault="00445488" w:rsidP="00E32156">
      <w:pPr>
        <w:jc w:val="both"/>
      </w:pPr>
    </w:p>
    <w:tbl>
      <w:tblPr>
        <w:tblStyle w:val="Gitternetztabelle4"/>
        <w:tblW w:w="0" w:type="auto"/>
        <w:tblLook w:val="04A0" w:firstRow="1" w:lastRow="0" w:firstColumn="1" w:lastColumn="0" w:noHBand="0" w:noVBand="1"/>
      </w:tblPr>
      <w:tblGrid>
        <w:gridCol w:w="9056"/>
      </w:tblGrid>
      <w:tr w:rsidR="00445488" w:rsidRPr="00445488" w14:paraId="33FA3D37" w14:textId="77777777" w:rsidTr="004A1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tcPr>
          <w:p w14:paraId="4CD5751A" w14:textId="2F44D253" w:rsidR="00445488" w:rsidRPr="00445488" w:rsidRDefault="00445488" w:rsidP="00E32156">
            <w:pPr>
              <w:spacing w:line="360" w:lineRule="auto"/>
              <w:jc w:val="both"/>
            </w:pPr>
            <w:r>
              <w:t>Interview Scheme II: Information Search</w:t>
            </w:r>
          </w:p>
        </w:tc>
      </w:tr>
      <w:tr w:rsidR="00445488" w:rsidRPr="00445488" w14:paraId="20F6F5AD" w14:textId="77777777" w:rsidTr="004A1351">
        <w:trPr>
          <w:cnfStyle w:val="000000100000" w:firstRow="0" w:lastRow="0" w:firstColumn="0" w:lastColumn="0" w:oddVBand="0" w:evenVBand="0" w:oddHBand="1" w:evenHBand="0" w:firstRowFirstColumn="0" w:firstRowLastColumn="0" w:lastRowFirstColumn="0" w:lastRowLastColumn="0"/>
          <w:trHeight w:val="2216"/>
        </w:trPr>
        <w:tc>
          <w:tcPr>
            <w:cnfStyle w:val="001000000000" w:firstRow="0" w:lastRow="0" w:firstColumn="1" w:lastColumn="0" w:oddVBand="0" w:evenVBand="0" w:oddHBand="0" w:evenHBand="0" w:firstRowFirstColumn="0" w:firstRowLastColumn="0" w:lastRowFirstColumn="0" w:lastRowLastColumn="0"/>
            <w:tcW w:w="9206" w:type="dxa"/>
          </w:tcPr>
          <w:p w14:paraId="3C177DD5" w14:textId="77777777" w:rsidR="00445488" w:rsidRPr="00445488" w:rsidRDefault="00445488" w:rsidP="00E32156">
            <w:pPr>
              <w:pStyle w:val="Listenabsatz"/>
              <w:numPr>
                <w:ilvl w:val="0"/>
                <w:numId w:val="18"/>
              </w:numPr>
              <w:spacing w:line="360" w:lineRule="auto"/>
              <w:jc w:val="both"/>
            </w:pPr>
            <w:r w:rsidRPr="00445488">
              <w:t>How do you get to information about trainings? (memory or external)</w:t>
            </w:r>
          </w:p>
          <w:p w14:paraId="6C433077" w14:textId="77777777" w:rsidR="00445488" w:rsidRPr="00445488" w:rsidRDefault="00445488" w:rsidP="00E32156">
            <w:pPr>
              <w:pStyle w:val="Listenabsatz"/>
              <w:numPr>
                <w:ilvl w:val="0"/>
                <w:numId w:val="18"/>
              </w:numPr>
              <w:spacing w:line="360" w:lineRule="auto"/>
              <w:jc w:val="both"/>
            </w:pPr>
            <w:r w:rsidRPr="00445488">
              <w:t>Which specific channels do you make us of when searching for a training?</w:t>
            </w:r>
          </w:p>
          <w:p w14:paraId="68A72822" w14:textId="77777777" w:rsidR="00445488" w:rsidRPr="00445488" w:rsidRDefault="00445488" w:rsidP="00E32156">
            <w:pPr>
              <w:pStyle w:val="Listenabsatz"/>
              <w:numPr>
                <w:ilvl w:val="0"/>
                <w:numId w:val="18"/>
              </w:numPr>
              <w:spacing w:line="360" w:lineRule="auto"/>
              <w:jc w:val="both"/>
            </w:pPr>
            <w:r w:rsidRPr="00445488">
              <w:t>Are you using information from colleagues, family, friends and media?</w:t>
            </w:r>
          </w:p>
          <w:p w14:paraId="6FBB978F" w14:textId="77777777" w:rsidR="00445488" w:rsidRPr="00445488" w:rsidRDefault="00445488" w:rsidP="00E32156">
            <w:pPr>
              <w:pStyle w:val="Listenabsatz"/>
              <w:numPr>
                <w:ilvl w:val="0"/>
                <w:numId w:val="18"/>
              </w:numPr>
              <w:spacing w:line="360" w:lineRule="auto"/>
              <w:jc w:val="both"/>
            </w:pPr>
            <w:r w:rsidRPr="00445488">
              <w:t>Does your employer provide you with any guidelines on eligible trainings?</w:t>
            </w:r>
          </w:p>
          <w:p w14:paraId="220B277F" w14:textId="0AB248C8" w:rsidR="00445488" w:rsidRPr="00445488" w:rsidRDefault="00445488" w:rsidP="00E32156">
            <w:pPr>
              <w:pStyle w:val="Listenabsatz"/>
              <w:numPr>
                <w:ilvl w:val="0"/>
                <w:numId w:val="18"/>
              </w:numPr>
              <w:spacing w:line="360" w:lineRule="auto"/>
              <w:jc w:val="both"/>
            </w:pPr>
            <w:r w:rsidRPr="00445488">
              <w:t>How much time do you spend on searching for information?</w:t>
            </w:r>
          </w:p>
        </w:tc>
      </w:tr>
    </w:tbl>
    <w:p w14:paraId="4D6D497E" w14:textId="2D780F57" w:rsidR="004A1351" w:rsidRDefault="002423AB" w:rsidP="00E32156">
      <w:pPr>
        <w:pStyle w:val="Beschriftung"/>
        <w:jc w:val="both"/>
      </w:pPr>
      <w:bookmarkStart w:id="507" w:name="_Toc433648149"/>
      <w:r>
        <w:t xml:space="preserve">Table </w:t>
      </w:r>
      <w:fldSimple w:instr=" SEQ Table \* ARABIC ">
        <w:r w:rsidR="008D3461">
          <w:rPr>
            <w:noProof/>
          </w:rPr>
          <w:t>3</w:t>
        </w:r>
      </w:fldSimple>
      <w:r>
        <w:t>: Interview Scheme II: Information Search</w:t>
      </w:r>
      <w:bookmarkEnd w:id="507"/>
    </w:p>
    <w:p w14:paraId="4A7F027D" w14:textId="73774DA7" w:rsidR="00523DE4" w:rsidRDefault="00523DE4" w:rsidP="00E32156">
      <w:pPr>
        <w:spacing w:line="360" w:lineRule="auto"/>
        <w:jc w:val="both"/>
      </w:pPr>
      <w:r>
        <w:t>The passive problem recognition</w:t>
      </w:r>
      <w:r w:rsidR="00D50476">
        <w:t xml:space="preserve"> as described in the previous chapter</w:t>
      </w:r>
      <w:r>
        <w:t xml:space="preserve"> does not require an information search</w:t>
      </w:r>
      <w:r w:rsidR="00FD3273">
        <w:t>.</w:t>
      </w:r>
      <w:r>
        <w:t xml:space="preserve"> </w:t>
      </w:r>
      <w:r w:rsidR="00FD3273">
        <w:t xml:space="preserve">Nonetheless, </w:t>
      </w:r>
      <w:r>
        <w:t>there are still some sources that are involved in this pr</w:t>
      </w:r>
      <w:r w:rsidR="00D50476">
        <w:t>ocess. Having the process invitation-based, the most important information are the donor agencies, respectively the organizations, which are offering the training to the institution. A. Jafri (interview, date, 2015) mentioned GIZ (Gesellschaft für Internationale Zusammenarbeit), USAID (United States Agency for International Development) or JICA (Japan International Cooperation Agency) as the donor agencies</w:t>
      </w:r>
      <w:r w:rsidR="00E25E34">
        <w:t xml:space="preserve"> </w:t>
      </w:r>
      <w:r w:rsidR="00FD3273">
        <w:t>that typically</w:t>
      </w:r>
      <w:r w:rsidR="00D50476">
        <w:t xml:space="preserve"> offer trainings to AEDB. Apart from those donor agencies, embassies or governmental agencies from other countries can </w:t>
      </w:r>
      <w:r w:rsidR="00FD3273">
        <w:t xml:space="preserve">also </w:t>
      </w:r>
      <w:r w:rsidR="00D50476">
        <w:t xml:space="preserve">offer the training. For the provincial level, the </w:t>
      </w:r>
      <w:r w:rsidR="00ED0C59">
        <w:t xml:space="preserve">agencies are about the same. M. Ozair </w:t>
      </w:r>
      <w:r w:rsidR="00D50476">
        <w:t xml:space="preserve">(interview, date, 2015) even add some donor agencies, which are offering trainings from time to time. To the list he adds the Asian Development Bank and UNDP (United Nations Development Program), UNHCR (United Nations High </w:t>
      </w:r>
      <w:r w:rsidR="00D50476">
        <w:lastRenderedPageBreak/>
        <w:t xml:space="preserve">Commissioner for Refugees). All the agencies can be found </w:t>
      </w:r>
      <w:r w:rsidR="000C5C8F">
        <w:t>in the list below. Quaid-e-Azam and FFC Energy Limited are due to the fact, that the training is channeled from the federal or provincial government profiting from the same agencies.</w:t>
      </w:r>
    </w:p>
    <w:p w14:paraId="63DDBE83" w14:textId="77777777" w:rsidR="000C5C8F" w:rsidRDefault="000C5C8F" w:rsidP="00E32156">
      <w:pPr>
        <w:spacing w:line="360" w:lineRule="auto"/>
        <w:jc w:val="both"/>
      </w:pPr>
    </w:p>
    <w:tbl>
      <w:tblPr>
        <w:tblStyle w:val="Listentabelle4"/>
        <w:tblW w:w="0" w:type="auto"/>
        <w:tblLook w:val="04A0" w:firstRow="1" w:lastRow="0" w:firstColumn="1" w:lastColumn="0" w:noHBand="0" w:noVBand="1"/>
      </w:tblPr>
      <w:tblGrid>
        <w:gridCol w:w="8517"/>
      </w:tblGrid>
      <w:tr w:rsidR="000C5C8F" w:rsidRPr="00847CC0" w14:paraId="63113022" w14:textId="77777777" w:rsidTr="004A1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7" w:type="dxa"/>
          </w:tcPr>
          <w:p w14:paraId="115E207E" w14:textId="5ED07970" w:rsidR="000C5C8F" w:rsidRPr="004A1351" w:rsidRDefault="000C5C8F" w:rsidP="00E32156">
            <w:pPr>
              <w:spacing w:line="360" w:lineRule="auto"/>
              <w:jc w:val="both"/>
            </w:pPr>
            <w:r w:rsidRPr="004A1351">
              <w:t>Donor Agencies</w:t>
            </w:r>
          </w:p>
        </w:tc>
      </w:tr>
      <w:tr w:rsidR="000C5C8F" w:rsidRPr="00847CC0" w14:paraId="6721E11A" w14:textId="77777777" w:rsidTr="00842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7" w:type="dxa"/>
            <w:shd w:val="clear" w:color="auto" w:fill="D9D9D9" w:themeFill="background1" w:themeFillShade="D9"/>
          </w:tcPr>
          <w:p w14:paraId="25707AC0" w14:textId="77777777" w:rsidR="000C5C8F" w:rsidRPr="00847CC0" w:rsidRDefault="000C5C8F" w:rsidP="00E32156">
            <w:pPr>
              <w:spacing w:line="360" w:lineRule="auto"/>
              <w:jc w:val="both"/>
            </w:pPr>
            <w:r w:rsidRPr="00847CC0">
              <w:t>Asian Development Bank</w:t>
            </w:r>
          </w:p>
        </w:tc>
      </w:tr>
      <w:tr w:rsidR="000C5C8F" w:rsidRPr="00847CC0" w14:paraId="4CFDB77C" w14:textId="77777777" w:rsidTr="00842A5B">
        <w:tc>
          <w:tcPr>
            <w:cnfStyle w:val="001000000000" w:firstRow="0" w:lastRow="0" w:firstColumn="1" w:lastColumn="0" w:oddVBand="0" w:evenVBand="0" w:oddHBand="0" w:evenHBand="0" w:firstRowFirstColumn="0" w:firstRowLastColumn="0" w:lastRowFirstColumn="0" w:lastRowLastColumn="0"/>
            <w:tcW w:w="8517" w:type="dxa"/>
            <w:shd w:val="clear" w:color="auto" w:fill="BFBFBF" w:themeFill="background1" w:themeFillShade="BF"/>
          </w:tcPr>
          <w:p w14:paraId="19C59BFB" w14:textId="77777777" w:rsidR="000C5C8F" w:rsidRPr="00847CC0" w:rsidRDefault="000C5C8F" w:rsidP="00E32156">
            <w:pPr>
              <w:spacing w:line="360" w:lineRule="auto"/>
              <w:jc w:val="both"/>
            </w:pPr>
            <w:r w:rsidRPr="00847CC0">
              <w:t>UNDP (United Nations Development Programm)</w:t>
            </w:r>
          </w:p>
        </w:tc>
      </w:tr>
      <w:tr w:rsidR="000C5C8F" w:rsidRPr="00847CC0" w14:paraId="6F6536CB" w14:textId="77777777" w:rsidTr="00842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7" w:type="dxa"/>
            <w:shd w:val="clear" w:color="auto" w:fill="D9D9D9" w:themeFill="background1" w:themeFillShade="D9"/>
          </w:tcPr>
          <w:p w14:paraId="3C74FEF1" w14:textId="77777777" w:rsidR="000C5C8F" w:rsidRPr="00847CC0" w:rsidRDefault="000C5C8F" w:rsidP="00E32156">
            <w:pPr>
              <w:spacing w:line="360" w:lineRule="auto"/>
              <w:jc w:val="both"/>
            </w:pPr>
            <w:r w:rsidRPr="00847CC0">
              <w:t>UNHCR (United Nations High Comissioner for Refugees)</w:t>
            </w:r>
          </w:p>
        </w:tc>
      </w:tr>
      <w:tr w:rsidR="000C5C8F" w:rsidRPr="00BC5FC8" w14:paraId="217174A6" w14:textId="77777777" w:rsidTr="00842A5B">
        <w:tc>
          <w:tcPr>
            <w:cnfStyle w:val="001000000000" w:firstRow="0" w:lastRow="0" w:firstColumn="1" w:lastColumn="0" w:oddVBand="0" w:evenVBand="0" w:oddHBand="0" w:evenHBand="0" w:firstRowFirstColumn="0" w:firstRowLastColumn="0" w:lastRowFirstColumn="0" w:lastRowLastColumn="0"/>
            <w:tcW w:w="8517" w:type="dxa"/>
            <w:shd w:val="clear" w:color="auto" w:fill="BFBFBF" w:themeFill="background1" w:themeFillShade="BF"/>
          </w:tcPr>
          <w:p w14:paraId="4253BC74" w14:textId="77777777" w:rsidR="000C5C8F" w:rsidRPr="004B6140" w:rsidRDefault="000C5C8F" w:rsidP="00E32156">
            <w:pPr>
              <w:spacing w:line="360" w:lineRule="auto"/>
              <w:jc w:val="both"/>
              <w:rPr>
                <w:lang w:val="de-CH"/>
              </w:rPr>
            </w:pPr>
            <w:r w:rsidRPr="004B6140">
              <w:rPr>
                <w:lang w:val="de-CH"/>
              </w:rPr>
              <w:t>GIZ (Gesellschaft für Internationale Zusammenarbeit)</w:t>
            </w:r>
          </w:p>
        </w:tc>
      </w:tr>
      <w:tr w:rsidR="000C5C8F" w14:paraId="21AAE829" w14:textId="77777777" w:rsidTr="00842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7" w:type="dxa"/>
            <w:shd w:val="clear" w:color="auto" w:fill="D9D9D9" w:themeFill="background1" w:themeFillShade="D9"/>
          </w:tcPr>
          <w:p w14:paraId="1894DB39" w14:textId="77777777" w:rsidR="000C5C8F" w:rsidRDefault="000C5C8F" w:rsidP="00E32156">
            <w:pPr>
              <w:spacing w:line="360" w:lineRule="auto"/>
              <w:jc w:val="both"/>
            </w:pPr>
            <w:r>
              <w:t>USAID (United States Agency for International Development)</w:t>
            </w:r>
          </w:p>
        </w:tc>
      </w:tr>
      <w:tr w:rsidR="000C5C8F" w14:paraId="7281426A" w14:textId="77777777" w:rsidTr="00842A5B">
        <w:tc>
          <w:tcPr>
            <w:cnfStyle w:val="001000000000" w:firstRow="0" w:lastRow="0" w:firstColumn="1" w:lastColumn="0" w:oddVBand="0" w:evenVBand="0" w:oddHBand="0" w:evenHBand="0" w:firstRowFirstColumn="0" w:firstRowLastColumn="0" w:lastRowFirstColumn="0" w:lastRowLastColumn="0"/>
            <w:tcW w:w="8517" w:type="dxa"/>
            <w:shd w:val="clear" w:color="auto" w:fill="BFBFBF" w:themeFill="background1" w:themeFillShade="BF"/>
          </w:tcPr>
          <w:p w14:paraId="34992731" w14:textId="77777777" w:rsidR="000C5C8F" w:rsidRDefault="000C5C8F" w:rsidP="00E32156">
            <w:pPr>
              <w:spacing w:line="360" w:lineRule="auto"/>
              <w:jc w:val="both"/>
            </w:pPr>
            <w:r>
              <w:t>JICA (Japan International Cooperation Agency)</w:t>
            </w:r>
          </w:p>
        </w:tc>
      </w:tr>
    </w:tbl>
    <w:p w14:paraId="2B6203E9" w14:textId="6A10619A" w:rsidR="000C5C8F" w:rsidRDefault="002423AB" w:rsidP="00E32156">
      <w:pPr>
        <w:pStyle w:val="Beschriftung"/>
        <w:jc w:val="both"/>
      </w:pPr>
      <w:bookmarkStart w:id="508" w:name="_Toc433648150"/>
      <w:r>
        <w:t xml:space="preserve">Table </w:t>
      </w:r>
      <w:fldSimple w:instr=" SEQ Table \* ARABIC ">
        <w:r w:rsidR="008D3461">
          <w:rPr>
            <w:noProof/>
          </w:rPr>
          <w:t>4</w:t>
        </w:r>
      </w:fldSimple>
      <w:r>
        <w:t xml:space="preserve">: </w:t>
      </w:r>
      <w:r w:rsidRPr="006B5B48">
        <w:t>List of Donor Agencies</w:t>
      </w:r>
      <w:bookmarkEnd w:id="508"/>
      <w:r w:rsidR="007A5F23">
        <w:t xml:space="preserve"> </w:t>
      </w:r>
    </w:p>
    <w:p w14:paraId="0559E5EA" w14:textId="77777777" w:rsidR="0092177B" w:rsidRDefault="0092177B" w:rsidP="00E32156">
      <w:pPr>
        <w:spacing w:line="360" w:lineRule="auto"/>
        <w:jc w:val="both"/>
      </w:pPr>
    </w:p>
    <w:p w14:paraId="058F4EF4" w14:textId="10087CD6" w:rsidR="00523DE4" w:rsidRDefault="000C5C8F" w:rsidP="00E32156">
      <w:pPr>
        <w:spacing w:line="360" w:lineRule="auto"/>
        <w:jc w:val="both"/>
      </w:pPr>
      <w:r>
        <w:t>In case the policy makers on a federal level are actively looking for a training they have two possibilities. One is to define their problems on a concrete basis and the approaching the before-mentioned donor agencies with asking them for the specific training on those topics. The same procedure is done when specific software skills are needed. For this procedure</w:t>
      </w:r>
      <w:r w:rsidR="00FD3273">
        <w:t>,</w:t>
      </w:r>
      <w:r>
        <w:t xml:space="preserve"> they </w:t>
      </w:r>
      <w:r w:rsidR="00FD3273">
        <w:t>directly approach</w:t>
      </w:r>
      <w:r>
        <w:t xml:space="preserve"> the software developers. The second possibility is to conduct a search on different websites looking for a suitable training. The cases are listed according to their probabilities.</w:t>
      </w:r>
    </w:p>
    <w:p w14:paraId="137D27FF" w14:textId="5A74B7CF" w:rsidR="00E25E34" w:rsidRDefault="000C5C8F" w:rsidP="00E32156">
      <w:pPr>
        <w:spacing w:line="360" w:lineRule="auto"/>
        <w:jc w:val="both"/>
      </w:pPr>
      <w:r>
        <w:t>Mostly relying on the invitation-based process, the information search for policy makers at provincial level is basically non-existent. Furthermore, the missing budget for trainings funded by their own, do not allow employee to attend</w:t>
      </w:r>
      <w:r w:rsidR="00E31B80">
        <w:t xml:space="preserve"> training on their own. This is why the only other opportunity left is applying to a training through a CP-1 in combination with a project application. The information in those cases is done through a simple web search without any preferred websites. Nonetheless, </w:t>
      </w:r>
      <w:r w:rsidR="00FD3273">
        <w:t xml:space="preserve">since </w:t>
      </w:r>
      <w:r w:rsidR="00E31B80">
        <w:t xml:space="preserve">the </w:t>
      </w:r>
      <w:r w:rsidR="00FD3273">
        <w:t xml:space="preserve">possibility </w:t>
      </w:r>
      <w:r w:rsidR="00E31B80">
        <w:t>that a training is applied successfully through a CP-1 is very low, the motivation to get a training through a CP-1</w:t>
      </w:r>
      <w:r w:rsidR="00FD3273">
        <w:t>, and therefore also the active information search,</w:t>
      </w:r>
      <w:r w:rsidR="00E31B80">
        <w:t xml:space="preserve"> is dimi</w:t>
      </w:r>
      <w:r w:rsidR="000B290A">
        <w:t>ni</w:t>
      </w:r>
      <w:r w:rsidR="00E31B80">
        <w:t xml:space="preserve">shed. </w:t>
      </w:r>
    </w:p>
    <w:p w14:paraId="3AE31F91" w14:textId="4ABC6E1E" w:rsidR="000B290A" w:rsidRDefault="000B290A" w:rsidP="00E32156">
      <w:pPr>
        <w:spacing w:line="360" w:lineRule="auto"/>
        <w:jc w:val="both"/>
      </w:pPr>
      <w:r>
        <w:t>The information search for the organization of Quaid-e-Azam is due to the active process further elaborated than within the government. Due to the lack of training offered, the employees are required to go through an information search by themselves. This information search can be divided into two different possibilities. The first possibility is to get in touch with the consultants for the plants, the IFL Consulting firm from Germany. With this way</w:t>
      </w:r>
      <w:r w:rsidR="00FD3273">
        <w:t>,</w:t>
      </w:r>
      <w:r>
        <w:t xml:space="preserve"> the organization can assure that the training is important and is able to </w:t>
      </w:r>
      <w:r>
        <w:lastRenderedPageBreak/>
        <w:t xml:space="preserve">increase the production capacities, </w:t>
      </w:r>
      <w:r w:rsidR="00FD3273">
        <w:t xml:space="preserve">as </w:t>
      </w:r>
      <w:r>
        <w:t>they can rely on the experience of the firm with other relevant customers. This is usually better than any other information search. The other possibility is the search on the worldwide web. This possibility is mostly used. The organization does not use specific websites to look for the training, but rather search for trainings with the relevant keywords. J. Ja</w:t>
      </w:r>
      <w:r w:rsidR="007B1220">
        <w:t>mshed (interview, September 22</w:t>
      </w:r>
      <w:r w:rsidR="007B1220" w:rsidRPr="007B1220">
        <w:rPr>
          <w:vertAlign w:val="superscript"/>
        </w:rPr>
        <w:t>nd</w:t>
      </w:r>
      <w:r w:rsidR="007B1220">
        <w:t>, 2015</w:t>
      </w:r>
      <w:r>
        <w:t xml:space="preserve">). Those keywords, however are hard to define, since they are depended on the problems occurring. </w:t>
      </w:r>
    </w:p>
    <w:p w14:paraId="617EAA5B" w14:textId="1454C424" w:rsidR="00867E5B" w:rsidRDefault="000B290A" w:rsidP="00E32156">
      <w:pPr>
        <w:spacing w:line="360" w:lineRule="auto"/>
        <w:jc w:val="both"/>
      </w:pPr>
      <w:r>
        <w:t>Another more elaborated information search can be found at FFC Energy Limited. Compared to the information search of Quaid-e-Azam</w:t>
      </w:r>
      <w:r w:rsidR="00FD3273">
        <w:t>,</w:t>
      </w:r>
      <w:r>
        <w:t xml:space="preserve"> however, the search is not internet-based. Main source of the search are magazines in the related fields. In the field of wind energy</w:t>
      </w:r>
      <w:r w:rsidR="00FD3273">
        <w:t>,</w:t>
      </w:r>
      <w:r>
        <w:t xml:space="preserve"> </w:t>
      </w:r>
      <w:r w:rsidR="00FD3273">
        <w:t>the</w:t>
      </w:r>
      <w:r>
        <w:t xml:space="preserve"> foremost </w:t>
      </w:r>
      <w:r w:rsidR="00FD3273">
        <w:t xml:space="preserve">is </w:t>
      </w:r>
      <w:r>
        <w:t xml:space="preserve">Wind Power Monthly, which provides not only information on new </w:t>
      </w:r>
      <w:r w:rsidR="00FD3273">
        <w:t xml:space="preserve">and upcoming </w:t>
      </w:r>
      <w:r>
        <w:t xml:space="preserve">technologies but there is also </w:t>
      </w:r>
      <w:r w:rsidR="00FD3273">
        <w:t>an</w:t>
      </w:r>
      <w:r>
        <w:t xml:space="preserve"> event calendar with upcoming trainings on the field. Those training suggestions provide the organization with all the events from the industry. The employees of FFC Energy Limited have a subscription for those magazines and check them on a regular basis. The magazines ensure the quality of the training and provide an overview of all events, so that no other information search is needed. This is done on an international basis, because in magazines like Wind Power Monthly, there are no trainings in Pakistan in those magazines. Once a training that fits the criteria (see Evaluation of Alternatives) is found, a further information search on the training provider is conducted. This however, is initiated by the organization of FFC Energy Limited and does not require an active process by the training provider.</w:t>
      </w:r>
      <w:r w:rsidR="00827819">
        <w:t xml:space="preserve"> As with the example of Wind Power Monthly, we can see that most of the information search is driven by non-marketer approaches.</w:t>
      </w:r>
    </w:p>
    <w:p w14:paraId="74FC00EE" w14:textId="77777777" w:rsidR="005755CD" w:rsidRDefault="005755CD" w:rsidP="00496A38"/>
    <w:p w14:paraId="02BCAB6B" w14:textId="77777777" w:rsidR="005755CD" w:rsidRDefault="005755CD" w:rsidP="00496A38"/>
    <w:p w14:paraId="1B08E324" w14:textId="77777777" w:rsidR="005755CD" w:rsidRDefault="005755CD" w:rsidP="00496A38"/>
    <w:p w14:paraId="3EFEA98F" w14:textId="77777777" w:rsidR="005755CD" w:rsidRDefault="005755CD" w:rsidP="00496A38"/>
    <w:p w14:paraId="4ABB9662" w14:textId="77777777" w:rsidR="005755CD" w:rsidRDefault="005755CD" w:rsidP="00496A38"/>
    <w:p w14:paraId="2238AC2B" w14:textId="77777777" w:rsidR="005755CD" w:rsidRDefault="005755CD" w:rsidP="00496A38"/>
    <w:p w14:paraId="50812384" w14:textId="77777777" w:rsidR="005755CD" w:rsidRDefault="005755CD" w:rsidP="00496A38"/>
    <w:p w14:paraId="053C4F0E" w14:textId="77777777" w:rsidR="005755CD" w:rsidRDefault="005755CD" w:rsidP="00496A38"/>
    <w:p w14:paraId="75B191B1" w14:textId="77777777" w:rsidR="005755CD" w:rsidRDefault="005755CD" w:rsidP="00496A38"/>
    <w:p w14:paraId="382F29B0" w14:textId="77777777" w:rsidR="005755CD" w:rsidRDefault="005755CD" w:rsidP="00496A38"/>
    <w:p w14:paraId="045F1E7B" w14:textId="77777777" w:rsidR="005755CD" w:rsidRDefault="005755CD" w:rsidP="00496A38"/>
    <w:p w14:paraId="50210A7B" w14:textId="77777777" w:rsidR="005755CD" w:rsidRDefault="005755CD" w:rsidP="00496A38"/>
    <w:p w14:paraId="7331BEEA" w14:textId="77777777" w:rsidR="005755CD" w:rsidRDefault="005755CD" w:rsidP="00496A38"/>
    <w:p w14:paraId="56761A48" w14:textId="77777777" w:rsidR="005755CD" w:rsidRPr="00496A38" w:rsidRDefault="005755CD" w:rsidP="00496A38"/>
    <w:p w14:paraId="3FC03CF4" w14:textId="4D0447A7" w:rsidR="009048EE" w:rsidRPr="006F6CA6" w:rsidRDefault="00272AD4" w:rsidP="00E32156">
      <w:pPr>
        <w:pStyle w:val="berschrift2"/>
        <w:jc w:val="both"/>
        <w:rPr>
          <w:color w:val="808080" w:themeColor="background1" w:themeShade="80"/>
        </w:rPr>
      </w:pPr>
      <w:bookmarkStart w:id="509" w:name="_Toc434241907"/>
      <w:r w:rsidRPr="006F6CA6">
        <w:rPr>
          <w:color w:val="808080" w:themeColor="background1" w:themeShade="80"/>
        </w:rPr>
        <w:lastRenderedPageBreak/>
        <w:t>6</w:t>
      </w:r>
      <w:r w:rsidR="009048EE" w:rsidRPr="006F6CA6">
        <w:rPr>
          <w:color w:val="808080" w:themeColor="background1" w:themeShade="80"/>
        </w:rPr>
        <w:t>.4 Evaluation of Alternatives</w:t>
      </w:r>
      <w:bookmarkEnd w:id="509"/>
    </w:p>
    <w:p w14:paraId="5E342ECF" w14:textId="77777777" w:rsidR="00445488" w:rsidRPr="00445488" w:rsidRDefault="00445488" w:rsidP="00E32156">
      <w:pPr>
        <w:jc w:val="both"/>
      </w:pPr>
    </w:p>
    <w:tbl>
      <w:tblPr>
        <w:tblStyle w:val="Gitternetztabelle4"/>
        <w:tblW w:w="0" w:type="auto"/>
        <w:tblLook w:val="04A0" w:firstRow="1" w:lastRow="0" w:firstColumn="1" w:lastColumn="0" w:noHBand="0" w:noVBand="1"/>
      </w:tblPr>
      <w:tblGrid>
        <w:gridCol w:w="9056"/>
      </w:tblGrid>
      <w:tr w:rsidR="00445488" w:rsidRPr="00445488" w14:paraId="3C343D1E" w14:textId="77777777" w:rsidTr="004A1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tcPr>
          <w:p w14:paraId="42867B47" w14:textId="7C8E2E7A" w:rsidR="00445488" w:rsidRPr="00445488" w:rsidRDefault="00445488" w:rsidP="00E32156">
            <w:pPr>
              <w:spacing w:line="360" w:lineRule="auto"/>
              <w:jc w:val="both"/>
            </w:pPr>
            <w:r>
              <w:t>Interview Scheme III: Evaluation of Alternatives</w:t>
            </w:r>
            <w:r>
              <w:rPr>
                <w:rStyle w:val="Funotenzeichen"/>
              </w:rPr>
              <w:footnoteReference w:id="5"/>
            </w:r>
          </w:p>
        </w:tc>
      </w:tr>
      <w:tr w:rsidR="00445488" w:rsidRPr="00445488" w14:paraId="5B203204" w14:textId="77777777" w:rsidTr="004A1351">
        <w:trPr>
          <w:cnfStyle w:val="000000100000" w:firstRow="0" w:lastRow="0" w:firstColumn="0" w:lastColumn="0" w:oddVBand="0" w:evenVBand="0" w:oddHBand="1"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9206" w:type="dxa"/>
          </w:tcPr>
          <w:p w14:paraId="0E9CB7C0" w14:textId="77777777" w:rsidR="00445488" w:rsidRPr="00445488" w:rsidRDefault="00445488" w:rsidP="00E32156">
            <w:pPr>
              <w:pStyle w:val="Listenabsatz"/>
              <w:numPr>
                <w:ilvl w:val="0"/>
                <w:numId w:val="19"/>
              </w:numPr>
              <w:spacing w:line="360" w:lineRule="auto"/>
              <w:jc w:val="both"/>
            </w:pPr>
            <w:r w:rsidRPr="00445488">
              <w:t>What are the characteristics that a training needs in order for you to be interested in it?</w:t>
            </w:r>
          </w:p>
          <w:p w14:paraId="2D41F02E" w14:textId="77777777" w:rsidR="00445488" w:rsidRPr="00445488" w:rsidRDefault="00445488" w:rsidP="00E32156">
            <w:pPr>
              <w:pStyle w:val="Listenabsatz"/>
              <w:numPr>
                <w:ilvl w:val="0"/>
                <w:numId w:val="19"/>
              </w:numPr>
              <w:spacing w:line="360" w:lineRule="auto"/>
              <w:jc w:val="both"/>
            </w:pPr>
            <w:r w:rsidRPr="00445488">
              <w:t>Which criteria have an influence on your evaluation of a training?</w:t>
            </w:r>
          </w:p>
          <w:p w14:paraId="55A7EDBA" w14:textId="77777777" w:rsidR="00445488" w:rsidRPr="00445488" w:rsidRDefault="00445488" w:rsidP="00E32156">
            <w:pPr>
              <w:pStyle w:val="Listenabsatz"/>
              <w:numPr>
                <w:ilvl w:val="0"/>
                <w:numId w:val="19"/>
              </w:numPr>
              <w:spacing w:line="360" w:lineRule="auto"/>
              <w:jc w:val="both"/>
            </w:pPr>
            <w:r w:rsidRPr="00445488">
              <w:t>What is your favorite format of training? Please rank: Workshop in home country, Workshop abroad or online course.</w:t>
            </w:r>
          </w:p>
          <w:p w14:paraId="2657CA52" w14:textId="77777777" w:rsidR="00445488" w:rsidRPr="00445488" w:rsidRDefault="00445488" w:rsidP="00E32156">
            <w:pPr>
              <w:pStyle w:val="Listenabsatz"/>
              <w:numPr>
                <w:ilvl w:val="0"/>
                <w:numId w:val="19"/>
              </w:numPr>
              <w:spacing w:line="360" w:lineRule="auto"/>
              <w:jc w:val="both"/>
            </w:pPr>
            <w:r w:rsidRPr="00445488">
              <w:t>What are the maximum costs you, respectively your organization is likely to pay for a training?</w:t>
            </w:r>
          </w:p>
          <w:p w14:paraId="10F965C9" w14:textId="77777777" w:rsidR="00445488" w:rsidRPr="00445488" w:rsidRDefault="00445488" w:rsidP="00E32156">
            <w:pPr>
              <w:pStyle w:val="Listenabsatz"/>
              <w:numPr>
                <w:ilvl w:val="0"/>
                <w:numId w:val="19"/>
              </w:numPr>
              <w:spacing w:line="360" w:lineRule="auto"/>
              <w:jc w:val="both"/>
            </w:pPr>
            <w:r w:rsidRPr="00445488">
              <w:t>How long does the ideal training take?</w:t>
            </w:r>
          </w:p>
          <w:p w14:paraId="4AC29A20" w14:textId="77777777" w:rsidR="00445488" w:rsidRPr="00445488" w:rsidRDefault="00445488" w:rsidP="00E32156">
            <w:pPr>
              <w:pStyle w:val="Listenabsatz"/>
              <w:numPr>
                <w:ilvl w:val="0"/>
                <w:numId w:val="19"/>
              </w:numPr>
              <w:spacing w:line="360" w:lineRule="auto"/>
              <w:jc w:val="both"/>
            </w:pPr>
            <w:r w:rsidRPr="00445488">
              <w:t>Is a recognized certification at the end of a training important for you?</w:t>
            </w:r>
          </w:p>
          <w:p w14:paraId="269F89C1" w14:textId="77777777" w:rsidR="00445488" w:rsidRPr="00445488" w:rsidRDefault="00445488" w:rsidP="00E32156">
            <w:pPr>
              <w:pStyle w:val="Listenabsatz"/>
              <w:numPr>
                <w:ilvl w:val="0"/>
                <w:numId w:val="19"/>
              </w:numPr>
              <w:spacing w:line="360" w:lineRule="auto"/>
              <w:jc w:val="both"/>
            </w:pPr>
            <w:r w:rsidRPr="00445488">
              <w:t>What are your options in terms of trainings provider usually?</w:t>
            </w:r>
          </w:p>
          <w:p w14:paraId="51747991" w14:textId="77777777" w:rsidR="00445488" w:rsidRPr="00445488" w:rsidRDefault="00445488" w:rsidP="00E32156">
            <w:pPr>
              <w:pStyle w:val="Listenabsatz"/>
              <w:numPr>
                <w:ilvl w:val="0"/>
                <w:numId w:val="19"/>
              </w:numPr>
              <w:spacing w:line="360" w:lineRule="auto"/>
              <w:jc w:val="both"/>
            </w:pPr>
            <w:r w:rsidRPr="00445488">
              <w:t>What time of the year is the best suitable time for you for the training to take place?</w:t>
            </w:r>
          </w:p>
          <w:p w14:paraId="3B197813" w14:textId="7C7BEB8A" w:rsidR="00445488" w:rsidRPr="00445488" w:rsidRDefault="00445488" w:rsidP="00E32156">
            <w:pPr>
              <w:pStyle w:val="Listenabsatz"/>
              <w:numPr>
                <w:ilvl w:val="0"/>
                <w:numId w:val="19"/>
              </w:numPr>
              <w:spacing w:line="360" w:lineRule="auto"/>
              <w:jc w:val="both"/>
            </w:pPr>
            <w:r w:rsidRPr="00445488">
              <w:t xml:space="preserve">How important are the other criteria for you? </w:t>
            </w:r>
          </w:p>
        </w:tc>
      </w:tr>
    </w:tbl>
    <w:p w14:paraId="270A31EC" w14:textId="1E19BEA4" w:rsidR="00D831EB" w:rsidRDefault="002423AB" w:rsidP="00E32156">
      <w:pPr>
        <w:pStyle w:val="Beschriftung"/>
        <w:jc w:val="both"/>
      </w:pPr>
      <w:bookmarkStart w:id="510" w:name="_Toc433648151"/>
      <w:r>
        <w:t xml:space="preserve">Table </w:t>
      </w:r>
      <w:fldSimple w:instr=" SEQ Table \* ARABIC ">
        <w:r w:rsidR="008D3461">
          <w:rPr>
            <w:noProof/>
          </w:rPr>
          <w:t>5</w:t>
        </w:r>
      </w:fldSimple>
      <w:r>
        <w:t xml:space="preserve">: </w:t>
      </w:r>
      <w:r w:rsidRPr="00BB563F">
        <w:t>Interview Scheme III: Evaluation of Alternatives</w:t>
      </w:r>
      <w:bookmarkEnd w:id="510"/>
    </w:p>
    <w:p w14:paraId="7ABB6206" w14:textId="77777777" w:rsidR="00D3674F" w:rsidRDefault="00D3674F" w:rsidP="00E32156">
      <w:pPr>
        <w:jc w:val="both"/>
      </w:pPr>
    </w:p>
    <w:p w14:paraId="727BC0B5" w14:textId="14B5F2E0" w:rsidR="003F7A16" w:rsidRDefault="003F7A16" w:rsidP="00E32156">
      <w:pPr>
        <w:spacing w:line="360" w:lineRule="auto"/>
        <w:jc w:val="both"/>
      </w:pPr>
      <w:r>
        <w:t xml:space="preserve">In this chapter, a summary of the description of a training according to the needs of </w:t>
      </w:r>
      <w:r w:rsidR="00391E17">
        <w:t>the individual experts is given. The experts were asked to describe the perfect training for their organizations. The answers are organized through subchapters:</w:t>
      </w:r>
    </w:p>
    <w:p w14:paraId="578CC489" w14:textId="77777777" w:rsidR="00B6533F" w:rsidRDefault="00B6533F" w:rsidP="00E32156">
      <w:pPr>
        <w:spacing w:line="360" w:lineRule="auto"/>
        <w:jc w:val="both"/>
      </w:pPr>
    </w:p>
    <w:p w14:paraId="4A25518A" w14:textId="5EDF4C76" w:rsidR="00391E17" w:rsidRPr="00B6533F" w:rsidRDefault="00391E17" w:rsidP="00E32156">
      <w:pPr>
        <w:spacing w:line="360" w:lineRule="auto"/>
        <w:jc w:val="both"/>
        <w:rPr>
          <w:i/>
        </w:rPr>
      </w:pPr>
      <w:r w:rsidRPr="00B6533F">
        <w:rPr>
          <w:i/>
        </w:rPr>
        <w:t>Policy Makers at Federal Level</w:t>
      </w:r>
    </w:p>
    <w:p w14:paraId="01734468" w14:textId="4CEFEB21" w:rsidR="007F08BA" w:rsidRPr="007F08BA" w:rsidRDefault="00391E17" w:rsidP="00E32156">
      <w:pPr>
        <w:spacing w:line="360" w:lineRule="auto"/>
        <w:jc w:val="both"/>
      </w:pPr>
      <w:r>
        <w:t>For the AEDB</w:t>
      </w:r>
      <w:r w:rsidR="0036611E">
        <w:t>,</w:t>
      </w:r>
      <w:r>
        <w:t xml:space="preserve"> t</w:t>
      </w:r>
      <w:r w:rsidR="009B00F0">
        <w:t xml:space="preserve">he most important point or evaluation criterion is the content of the training. The content has to fit to the strategy and the projects in AEDB. Furthermore </w:t>
      </w:r>
      <w:r w:rsidR="00D410BB">
        <w:t>the training</w:t>
      </w:r>
      <w:r w:rsidR="009B00F0">
        <w:t xml:space="preserve"> needs to build on the expertise already available in the organization. The other very important criterion is the financial side of the training. In most of the cases, trainings of the AEDB </w:t>
      </w:r>
      <w:r w:rsidR="0036611E">
        <w:t>is</w:t>
      </w:r>
      <w:r w:rsidR="009B00F0">
        <w:t xml:space="preserve"> funded</w:t>
      </w:r>
      <w:r w:rsidR="00D410BB">
        <w:t xml:space="preserve"> by a third party</w:t>
      </w:r>
      <w:r w:rsidR="009B00F0">
        <w:t>. Concerning the format, the AEDB prefers a training workshop or seminar</w:t>
      </w:r>
      <w:r w:rsidR="0036611E">
        <w:t>;</w:t>
      </w:r>
      <w:r w:rsidR="00305CCF">
        <w:t xml:space="preserve"> </w:t>
      </w:r>
      <w:r w:rsidR="0036611E">
        <w:t>a</w:t>
      </w:r>
      <w:r w:rsidR="009B00F0">
        <w:t xml:space="preserve">n online course is not really demanded by the organization. </w:t>
      </w:r>
      <w:r w:rsidR="0036611E">
        <w:t>Rather,</w:t>
      </w:r>
      <w:r w:rsidR="00060036">
        <w:t xml:space="preserve"> a training in Pakistan itself is preferred because it is more expensive to get people out of Pakistan to attend a training. This is only being done when the physical presence of attendances was really necessary (e.g. when visiting a new plant). The maximal cost of a </w:t>
      </w:r>
      <w:r w:rsidR="00060036">
        <w:lastRenderedPageBreak/>
        <w:t xml:space="preserve">training is </w:t>
      </w:r>
      <w:r w:rsidR="0036611E">
        <w:t>varies as it is dependent upon</w:t>
      </w:r>
      <w:r w:rsidR="00060036">
        <w:t xml:space="preserve"> the funds </w:t>
      </w:r>
      <w:r w:rsidR="0036611E">
        <w:t xml:space="preserve">that are </w:t>
      </w:r>
      <w:r w:rsidR="00060036">
        <w:t>available for the training. Most of the trainings attended so far by the AEDB usually last between three to five days. However, the AEDB is adjustable on this topic. A recognized certification is not need</w:t>
      </w:r>
      <w:r w:rsidR="003F7A16">
        <w:t>ed</w:t>
      </w:r>
      <w:r w:rsidR="00060036">
        <w:t xml:space="preserve"> from the organization itself, however, for the individual a certification is a plus. In terms of trainings provider, the AEDB trusts on the expertise of the donor agencies to assist them with professional providers. Trainings can be offered at any time of the year, except for the</w:t>
      </w:r>
      <w:r w:rsidR="006435F6">
        <w:t xml:space="preserve"> time of Ramadan. During Ramadan</w:t>
      </w:r>
      <w:r w:rsidR="0036611E">
        <w:t>,</w:t>
      </w:r>
      <w:r w:rsidR="00060036">
        <w:t xml:space="preserve"> the policy makers of Pakistan are fasting and therefore also the travel will be limited. </w:t>
      </w:r>
      <w:r w:rsidR="0036611E">
        <w:t>Though</w:t>
      </w:r>
      <w:r w:rsidR="00060036">
        <w:t xml:space="preserve"> there have been cases of trainings during Ramadan, it is not </w:t>
      </w:r>
      <w:r w:rsidR="0036611E">
        <w:t>recommended</w:t>
      </w:r>
      <w:r w:rsidR="00060036">
        <w:t xml:space="preserve">. </w:t>
      </w:r>
    </w:p>
    <w:p w14:paraId="6E244B8D" w14:textId="77777777" w:rsidR="007F08BA" w:rsidRPr="007F08BA" w:rsidRDefault="007F08BA" w:rsidP="00E32156">
      <w:pPr>
        <w:jc w:val="both"/>
      </w:pPr>
    </w:p>
    <w:p w14:paraId="3947E419" w14:textId="37853FD5" w:rsidR="009048EE" w:rsidRDefault="00DA7FDA" w:rsidP="00E32156">
      <w:pPr>
        <w:spacing w:line="360" w:lineRule="auto"/>
        <w:jc w:val="both"/>
      </w:pPr>
      <w:r w:rsidRPr="00B6533F">
        <w:rPr>
          <w:i/>
        </w:rPr>
        <w:t>Policy Makers at Provincial Level</w:t>
      </w:r>
    </w:p>
    <w:p w14:paraId="4F441907" w14:textId="32005D0F" w:rsidR="00DA7FDA" w:rsidRDefault="00DA7FDA" w:rsidP="00E32156">
      <w:pPr>
        <w:spacing w:line="360" w:lineRule="auto"/>
        <w:jc w:val="both"/>
      </w:pPr>
      <w:r>
        <w:t>The members of the Energy &amp; Power Department of Khyber Pakthunkhwa prefer a more practical than theoretical training.</w:t>
      </w:r>
      <w:r w:rsidR="006435F6">
        <w:t xml:space="preserve"> Aimal Pir (Interview, Septe</w:t>
      </w:r>
      <w:r w:rsidR="007B1220">
        <w:t>mber 16</w:t>
      </w:r>
      <w:r w:rsidR="007B1220" w:rsidRPr="007B1220">
        <w:rPr>
          <w:vertAlign w:val="superscript"/>
        </w:rPr>
        <w:t>th</w:t>
      </w:r>
      <w:r>
        <w:t xml:space="preserve">, 2015) </w:t>
      </w:r>
      <w:r w:rsidR="006435F6">
        <w:t>metaphorically</w:t>
      </w:r>
      <w:r>
        <w:t xml:space="preserve"> speaks about "</w:t>
      </w:r>
      <w:r w:rsidR="006435F6">
        <w:t>[one] should always get the hands dirty during a training</w:t>
      </w:r>
      <w:r>
        <w:t xml:space="preserve">". He prefers to have hands-on experience </w:t>
      </w:r>
      <w:r w:rsidR="006435F6">
        <w:t>to</w:t>
      </w:r>
      <w:r>
        <w:t xml:space="preserve"> </w:t>
      </w:r>
      <w:r w:rsidR="006435F6">
        <w:t xml:space="preserve">the amount of slides used in a training. This </w:t>
      </w:r>
      <w:r w:rsidR="00D410BB">
        <w:t xml:space="preserve">would enable the members to </w:t>
      </w:r>
      <w:r w:rsidR="006435F6">
        <w:t xml:space="preserve">use the </w:t>
      </w:r>
      <w:r w:rsidR="00D410BB">
        <w:t xml:space="preserve">learning from </w:t>
      </w:r>
      <w:r w:rsidR="006435F6">
        <w:t xml:space="preserve">training in everyday life better. The interest for theoretical training is therefore very low. The most preferred format of training is the training abroad. </w:t>
      </w:r>
      <w:r w:rsidR="007B1220">
        <w:t>A. Pir (Interview, September 16</w:t>
      </w:r>
      <w:r w:rsidR="007B1220" w:rsidRPr="007B1220">
        <w:rPr>
          <w:vertAlign w:val="superscript"/>
        </w:rPr>
        <w:t>th</w:t>
      </w:r>
      <w:r w:rsidR="006435F6">
        <w:t xml:space="preserve">, 2015) emphasizes the importance of different cultures in a training. A training in Pakistan would be among people with the same culture, which does not give the same benefit to the people taking a training. He furthermore mentions the possibility of the correspondence, which will also be beneficial in daily working life, especially when encountering a </w:t>
      </w:r>
      <w:r w:rsidR="0036611E">
        <w:t xml:space="preserve">new </w:t>
      </w:r>
      <w:r w:rsidR="006435F6">
        <w:t xml:space="preserve">problem. The length of a training </w:t>
      </w:r>
      <w:r w:rsidR="0036611E">
        <w:t>appears to be</w:t>
      </w:r>
      <w:r w:rsidR="006435F6">
        <w:t xml:space="preserve"> flexible. For A. Pir</w:t>
      </w:r>
      <w:r w:rsidR="0036611E">
        <w:t>,</w:t>
      </w:r>
      <w:r w:rsidR="006435F6">
        <w:t xml:space="preserve"> (Interview, </w:t>
      </w:r>
      <w:r w:rsidR="00391E17">
        <w:t>September 16</w:t>
      </w:r>
      <w:r w:rsidR="00391E17" w:rsidRPr="00391E17">
        <w:rPr>
          <w:vertAlign w:val="superscript"/>
        </w:rPr>
        <w:t>th</w:t>
      </w:r>
      <w:r w:rsidR="00391E17">
        <w:t xml:space="preserve">, </w:t>
      </w:r>
      <w:r w:rsidR="006435F6">
        <w:t xml:space="preserve">2015) a training without getting a degree afterwards can take </w:t>
      </w:r>
      <w:r w:rsidR="0036611E">
        <w:t xml:space="preserve">anywhere </w:t>
      </w:r>
      <w:r w:rsidR="006435F6">
        <w:t xml:space="preserve">from three days to even three months. </w:t>
      </w:r>
      <w:r w:rsidR="005A5577">
        <w:t xml:space="preserve">A certification at the end is important, but just to a degree that the training was attended. A test at the end of the training is apparently not very appreciated. </w:t>
      </w:r>
      <w:r w:rsidR="0036611E">
        <w:t>On the contrary is</w:t>
      </w:r>
      <w:r w:rsidR="005A5577">
        <w:t xml:space="preserve"> a group presentation at the end, which would help the </w:t>
      </w:r>
      <w:r w:rsidR="0036611E">
        <w:t>trainee</w:t>
      </w:r>
      <w:r w:rsidR="005A5577">
        <w:t xml:space="preserve"> remember what they have learn</w:t>
      </w:r>
      <w:r w:rsidR="0036611E">
        <w:t>ed</w:t>
      </w:r>
      <w:r w:rsidR="005A5577">
        <w:t xml:space="preserve"> </w:t>
      </w:r>
      <w:r w:rsidR="0036611E">
        <w:t>throughout</w:t>
      </w:r>
      <w:r w:rsidR="005A5577">
        <w:t xml:space="preserve"> the training. Of great importance as well is the teacher of the course. It is not th</w:t>
      </w:r>
      <w:r w:rsidR="0036611E">
        <w:t xml:space="preserve">at, </w:t>
      </w:r>
      <w:r w:rsidR="005A5577">
        <w:t>training provider that needs to have a certain brand</w:t>
      </w:r>
      <w:r w:rsidR="0036611E">
        <w:t>, but t</w:t>
      </w:r>
      <w:r w:rsidR="005A5577">
        <w:t xml:space="preserve">he teacher needs to be </w:t>
      </w:r>
      <w:r w:rsidR="0036611E">
        <w:t xml:space="preserve">higher </w:t>
      </w:r>
      <w:r w:rsidR="005A5577">
        <w:t xml:space="preserve">skilled person that the attendees. If this is not the case, a training is not even considered. </w:t>
      </w:r>
    </w:p>
    <w:p w14:paraId="030AB805" w14:textId="050AD432" w:rsidR="005A5577" w:rsidRDefault="005A5577" w:rsidP="00E32156">
      <w:pPr>
        <w:spacing w:line="360" w:lineRule="auto"/>
        <w:jc w:val="both"/>
      </w:pPr>
      <w:r>
        <w:t xml:space="preserve">On provincial level, Pakistan needs to hand in the numbers for GDP and other different plans in the month of May and June. Although it would be still possible to attend a training in this time, it is more unlikely, that the right amount of people would still attend a </w:t>
      </w:r>
      <w:r>
        <w:lastRenderedPageBreak/>
        <w:t xml:space="preserve">training. A. Pir (Interview, September 16th, 2015) estimates the chances to about fifty percent. </w:t>
      </w:r>
    </w:p>
    <w:p w14:paraId="1514BC69" w14:textId="77777777" w:rsidR="00B6533F" w:rsidRDefault="00B6533F" w:rsidP="00E32156">
      <w:pPr>
        <w:spacing w:line="360" w:lineRule="auto"/>
        <w:jc w:val="both"/>
      </w:pPr>
    </w:p>
    <w:p w14:paraId="7D6D380D" w14:textId="0DEE969D" w:rsidR="00A37F05" w:rsidRDefault="00A37F05" w:rsidP="00E32156">
      <w:pPr>
        <w:spacing w:line="360" w:lineRule="auto"/>
        <w:jc w:val="both"/>
      </w:pPr>
      <w:r w:rsidRPr="00B6533F">
        <w:rPr>
          <w:i/>
        </w:rPr>
        <w:t>Quaid-e-Azam</w:t>
      </w:r>
    </w:p>
    <w:p w14:paraId="1F0765D6" w14:textId="245C7753" w:rsidR="00B6533F" w:rsidRDefault="00A37F05" w:rsidP="00E32156">
      <w:pPr>
        <w:spacing w:line="360" w:lineRule="auto"/>
        <w:jc w:val="both"/>
      </w:pPr>
      <w:r>
        <w:t>Same as on the provincial level</w:t>
      </w:r>
      <w:r w:rsidR="000C349D">
        <w:t xml:space="preserve">, the employees of the organization of Quaid-e-Azam </w:t>
      </w:r>
      <w:r w:rsidR="0036611E">
        <w:t xml:space="preserve">also </w:t>
      </w:r>
      <w:r w:rsidR="000C349D">
        <w:t>prefer to have practical training</w:t>
      </w:r>
      <w:r w:rsidR="0036611E">
        <w:t>s</w:t>
      </w:r>
      <w:r w:rsidR="000C349D">
        <w:t xml:space="preserve">. This is also true for the fact that not the slides of the presentation need to be important, but the hands-on experience. In case of Quaid-e-Azam, on-site trainings would </w:t>
      </w:r>
      <w:r w:rsidR="0036611E">
        <w:t xml:space="preserve">also </w:t>
      </w:r>
      <w:r w:rsidR="000C349D">
        <w:t xml:space="preserve">be beneficial. </w:t>
      </w:r>
      <w:r w:rsidR="0036611E">
        <w:t>Additionally,</w:t>
      </w:r>
      <w:r w:rsidR="000C349D">
        <w:t xml:space="preserve"> an adjusted training to the situation of the plant of an expert would be helpful to the organization. </w:t>
      </w:r>
      <w:r w:rsidR="00D3069B">
        <w:t>In terms of format for the training, J. Ja</w:t>
      </w:r>
      <w:r w:rsidR="007B1220">
        <w:t>mshed (interview, September 22</w:t>
      </w:r>
      <w:r w:rsidR="007B1220" w:rsidRPr="007B1220">
        <w:rPr>
          <w:vertAlign w:val="superscript"/>
        </w:rPr>
        <w:t>nd</w:t>
      </w:r>
      <w:r w:rsidR="00D3069B">
        <w:t>, 2015) states that the format is not that important</w:t>
      </w:r>
      <w:r w:rsidR="0036611E">
        <w:t>.</w:t>
      </w:r>
      <w:r w:rsidR="00D3069B">
        <w:t xml:space="preserve"> </w:t>
      </w:r>
      <w:r w:rsidR="0036611E">
        <w:t xml:space="preserve">In </w:t>
      </w:r>
      <w:r w:rsidR="00D3069B">
        <w:t xml:space="preserve">contrast to the provincial government, online workshops would </w:t>
      </w:r>
      <w:r w:rsidR="0036611E">
        <w:t xml:space="preserve">also </w:t>
      </w:r>
      <w:r w:rsidR="00D3069B">
        <w:t>be okay. He adds that workshops abroad would not be possible for individuals when the</w:t>
      </w:r>
      <w:r w:rsidR="0036611E">
        <w:t>re is a lack of</w:t>
      </w:r>
      <w:r w:rsidR="00305CCF">
        <w:t xml:space="preserve"> </w:t>
      </w:r>
      <w:r w:rsidR="00D3069B">
        <w:t>funding from the company. J. Ja</w:t>
      </w:r>
      <w:r w:rsidR="007B1220">
        <w:t>mshed (interview, September 22</w:t>
      </w:r>
      <w:r w:rsidR="007B1220" w:rsidRPr="007B1220">
        <w:rPr>
          <w:vertAlign w:val="superscript"/>
        </w:rPr>
        <w:t>nd</w:t>
      </w:r>
      <w:r w:rsidR="00D3069B">
        <w:t xml:space="preserve">, 2015) estimates the costs for the training to about 200 to 300 US Dollars. The length of the training can be </w:t>
      </w:r>
      <w:r w:rsidR="0036611E">
        <w:t>vary</w:t>
      </w:r>
      <w:r w:rsidR="00D3069B">
        <w:t>. For Quaid-e-Azam the training can be one hour</w:t>
      </w:r>
      <w:r w:rsidR="0036611E">
        <w:t xml:space="preserve"> any day of the week, weekends included</w:t>
      </w:r>
      <w:r w:rsidR="00D3069B">
        <w:t>. What is very important to the employees of Quaid-e-Azam is the recognized certification at the end of the training. "I think I would not leave the training, until I have the certificate." (J. Jamshed, inte</w:t>
      </w:r>
      <w:r w:rsidR="007B1220">
        <w:t>rview, September 22</w:t>
      </w:r>
      <w:r w:rsidR="007B1220" w:rsidRPr="007B1220">
        <w:rPr>
          <w:vertAlign w:val="superscript"/>
        </w:rPr>
        <w:t>nd</w:t>
      </w:r>
      <w:r w:rsidR="00D3069B">
        <w:t xml:space="preserve">). The reason for this necessity is the fact, that the certifications are the base of the evaluation of an employee. Having more certificates implicates the better caliber of a person. </w:t>
      </w:r>
      <w:r w:rsidR="00363974">
        <w:t>In terms of the favorite training provider, the organization of Quaid-e-Azam prefers trainings from ILS, because they already know the plant and the development. Nonetheless as concerning all of the stakeholders so far, the training provider, although important, can vary if the experts are good. The best time for a training according to J. Ja</w:t>
      </w:r>
      <w:r w:rsidR="007B1220">
        <w:t>mshed (interview, September 22</w:t>
      </w:r>
      <w:r w:rsidR="007B1220" w:rsidRPr="007B1220">
        <w:rPr>
          <w:vertAlign w:val="superscript"/>
        </w:rPr>
        <w:t>nd</w:t>
      </w:r>
      <w:r w:rsidR="00363974">
        <w:t xml:space="preserve">, 2015) would be in summer. He claims that due to the season, the day would be longer </w:t>
      </w:r>
      <w:r w:rsidR="008A0B8A">
        <w:t xml:space="preserve">(6.5h of sunlight in winter and 14h of sunlight in summer) </w:t>
      </w:r>
      <w:r w:rsidR="00363974">
        <w:t xml:space="preserve">and </w:t>
      </w:r>
      <w:r w:rsidR="008A0B8A">
        <w:t xml:space="preserve">the less household work needs to be done. This leaves the employees more time for training, which could have a better effect on the outcome of the training as well. </w:t>
      </w:r>
      <w:r w:rsidR="00902A89">
        <w:t xml:space="preserve">A further plus point </w:t>
      </w:r>
      <w:r w:rsidR="009222B5">
        <w:t xml:space="preserve">that </w:t>
      </w:r>
      <w:r w:rsidR="00902A89">
        <w:t xml:space="preserve">a training could offer is a presentation at the end to keep the attendees focused and more motivated throughout the training. </w:t>
      </w:r>
    </w:p>
    <w:p w14:paraId="51098512" w14:textId="77777777" w:rsidR="00B6533F" w:rsidRDefault="00B6533F" w:rsidP="00E32156">
      <w:pPr>
        <w:spacing w:line="360" w:lineRule="auto"/>
        <w:jc w:val="both"/>
      </w:pPr>
    </w:p>
    <w:p w14:paraId="10C3DD71" w14:textId="79DA916A" w:rsidR="009048EE" w:rsidRDefault="005F6D95" w:rsidP="00E32156">
      <w:pPr>
        <w:spacing w:line="360" w:lineRule="auto"/>
        <w:jc w:val="both"/>
      </w:pPr>
      <w:r w:rsidRPr="00B6533F">
        <w:rPr>
          <w:i/>
        </w:rPr>
        <w:t>FFC Energy Limited</w:t>
      </w:r>
    </w:p>
    <w:p w14:paraId="41A13151" w14:textId="48BC0ED9" w:rsidR="005F6D95" w:rsidRDefault="005F6D95" w:rsidP="00E32156">
      <w:pPr>
        <w:spacing w:line="360" w:lineRule="auto"/>
        <w:jc w:val="both"/>
      </w:pPr>
      <w:r>
        <w:t>Trainings for FFC Energy Limited can have two different formats. The training should either be a classic classroom training or a mentor training. S. I.</w:t>
      </w:r>
      <w:r w:rsidR="007B1220">
        <w:t xml:space="preserve"> Shah (interview, </w:t>
      </w:r>
      <w:r w:rsidR="007B1220">
        <w:lastRenderedPageBreak/>
        <w:t>September 29</w:t>
      </w:r>
      <w:r w:rsidR="007B1220" w:rsidRPr="007B1220">
        <w:rPr>
          <w:vertAlign w:val="superscript"/>
        </w:rPr>
        <w:t>th</w:t>
      </w:r>
      <w:r>
        <w:t>, 2015)</w:t>
      </w:r>
      <w:r w:rsidR="009222B5">
        <w:t>,</w:t>
      </w:r>
      <w:r w:rsidR="00871DA0">
        <w:t xml:space="preserve"> however, prefers to have the mentor training, where the possibility is given to work together with an experienced consultant or similar expert on a specific task and assistance is given during the actual work on one or two specified subjects. Concerning the location of the training, S. I.</w:t>
      </w:r>
      <w:r w:rsidR="007B1220">
        <w:t xml:space="preserve"> Shah (interview, September 29</w:t>
      </w:r>
      <w:r w:rsidR="007B1220" w:rsidRPr="007B1220">
        <w:rPr>
          <w:vertAlign w:val="superscript"/>
        </w:rPr>
        <w:t>th</w:t>
      </w:r>
      <w:r w:rsidR="00871DA0">
        <w:t xml:space="preserve">, 2015) prefers to have the training outside Pakistan, because it allows </w:t>
      </w:r>
      <w:r w:rsidR="009222B5">
        <w:t xml:space="preserve">trainees </w:t>
      </w:r>
      <w:r w:rsidR="00871DA0">
        <w:t>to meet new people, get new experience</w:t>
      </w:r>
      <w:r w:rsidR="009222B5">
        <w:t>s</w:t>
      </w:r>
      <w:r w:rsidR="00871DA0">
        <w:t xml:space="preserve"> and </w:t>
      </w:r>
      <w:r w:rsidR="009222B5">
        <w:t xml:space="preserve">interact with </w:t>
      </w:r>
      <w:r w:rsidR="00871DA0">
        <w:t>new technologies. He furthermore mentions that a training in Pakistan would be a meeting with all the people that have met already as well as sharing problems or ideas, that have already been shared, which does not allow to learn something significantly new. A certification is of great importance for the training despite the fact that it is not an absolute requirement. Nonetheless, as soon as some time is spent on a training</w:t>
      </w:r>
      <w:r w:rsidR="007465E8">
        <w:t xml:space="preserve">, a certification would be good, which is often missing to the trainings attended by FFC Energy Limited. According to the philosophy of FFC Energy Limited, a training should take about four to five days, since the organization is planning in weekly terms, where a training should take up a week. The most important characteristic of a training is the trainer </w:t>
      </w:r>
      <w:r w:rsidR="009222B5">
        <w:t>himself</w:t>
      </w:r>
      <w:r w:rsidR="007465E8">
        <w:t>. S. I.</w:t>
      </w:r>
      <w:r w:rsidR="007B1220">
        <w:t xml:space="preserve"> Shad (interview, September 29</w:t>
      </w:r>
      <w:r w:rsidR="007B1220" w:rsidRPr="007B1220">
        <w:rPr>
          <w:vertAlign w:val="superscript"/>
        </w:rPr>
        <w:t>th</w:t>
      </w:r>
      <w:r w:rsidR="007465E8">
        <w:t xml:space="preserve">, 2015) emphasizes on the qualification of the trainer. The trainer needs not only to be qualified in an academic way, he furthermore needs to be experienced in the field she or he is active so that she or he </w:t>
      </w:r>
      <w:r w:rsidR="00EA122A">
        <w:t xml:space="preserve">can cite and quote examples to questions asked by the audience of the training. </w:t>
      </w:r>
    </w:p>
    <w:p w14:paraId="3AEF3499" w14:textId="77777777" w:rsidR="00827819" w:rsidRDefault="00827819" w:rsidP="00E32156">
      <w:pPr>
        <w:spacing w:line="360" w:lineRule="auto"/>
        <w:jc w:val="both"/>
      </w:pPr>
    </w:p>
    <w:p w14:paraId="0F8700C0" w14:textId="0A0AE9B6" w:rsidR="00827819" w:rsidRDefault="00827819" w:rsidP="00E32156">
      <w:pPr>
        <w:spacing w:line="360" w:lineRule="auto"/>
        <w:jc w:val="both"/>
      </w:pPr>
      <w:r>
        <w:t>To summarize</w:t>
      </w:r>
      <w:r w:rsidR="009222B5">
        <w:t>,</w:t>
      </w:r>
      <w:r>
        <w:t xml:space="preserve"> the different evaluation criteria is almost </w:t>
      </w:r>
      <w:r w:rsidR="009222B5">
        <w:t>impossible</w:t>
      </w:r>
      <w:r>
        <w:t xml:space="preserve">, since the answers of the different experts for the institutions vary a lot. However, it can be said that two important points are favorable to every institution. The first point is the professionalism of the teacher, who needs to be an expert on the topic. This was sometimes even named as a must-have criterion. </w:t>
      </w:r>
      <w:r w:rsidR="00814B3F">
        <w:t>The second point is the certification at the end to increase the motivation for the individual attendee. Another point that was</w:t>
      </w:r>
      <w:r w:rsidR="009222B5">
        <w:t>,</w:t>
      </w:r>
      <w:r w:rsidR="00814B3F">
        <w:t xml:space="preserve"> apart from the funding situation</w:t>
      </w:r>
      <w:r w:rsidR="009222B5">
        <w:t>,</w:t>
      </w:r>
      <w:r w:rsidR="00814B3F">
        <w:t xml:space="preserve"> appreciated by all institutions was a training abroad. This however, would only be possible if the funding is available.</w:t>
      </w:r>
    </w:p>
    <w:p w14:paraId="0BDB1EFD" w14:textId="77777777" w:rsidR="005755CD" w:rsidRDefault="005755CD" w:rsidP="00496A38"/>
    <w:p w14:paraId="704099C9" w14:textId="77777777" w:rsidR="005755CD" w:rsidRDefault="005755CD" w:rsidP="00496A38"/>
    <w:p w14:paraId="1E935B95" w14:textId="77777777" w:rsidR="005755CD" w:rsidRDefault="005755CD" w:rsidP="00496A38"/>
    <w:p w14:paraId="162D1722" w14:textId="77777777" w:rsidR="005755CD" w:rsidRDefault="005755CD" w:rsidP="00496A38"/>
    <w:p w14:paraId="5B9679FC" w14:textId="77777777" w:rsidR="005755CD" w:rsidRDefault="005755CD" w:rsidP="00496A38"/>
    <w:p w14:paraId="36D2B11B" w14:textId="77777777" w:rsidR="005755CD" w:rsidRPr="00496A38" w:rsidRDefault="005755CD" w:rsidP="00496A38"/>
    <w:p w14:paraId="4CEF2F79" w14:textId="4483C783" w:rsidR="009048EE" w:rsidRPr="006F6CA6" w:rsidRDefault="00272AD4" w:rsidP="00E32156">
      <w:pPr>
        <w:pStyle w:val="berschrift2"/>
        <w:jc w:val="both"/>
        <w:rPr>
          <w:color w:val="808080" w:themeColor="background1" w:themeShade="80"/>
        </w:rPr>
      </w:pPr>
      <w:bookmarkStart w:id="511" w:name="_Toc434241908"/>
      <w:r w:rsidRPr="006F6CA6">
        <w:rPr>
          <w:color w:val="808080" w:themeColor="background1" w:themeShade="80"/>
        </w:rPr>
        <w:lastRenderedPageBreak/>
        <w:t>6</w:t>
      </w:r>
      <w:r w:rsidR="009048EE" w:rsidRPr="006F6CA6">
        <w:rPr>
          <w:color w:val="808080" w:themeColor="background1" w:themeShade="80"/>
        </w:rPr>
        <w:t>.5 Decision</w:t>
      </w:r>
      <w:ins w:id="512" w:author="Grau Jan, ENT-BIZ-PSR-ANA-DA" w:date="2015-11-06T20:06:00Z">
        <w:r w:rsidR="00BC5FC8">
          <w:rPr>
            <w:color w:val="808080" w:themeColor="background1" w:themeShade="80"/>
          </w:rPr>
          <w:t>-</w:t>
        </w:r>
      </w:ins>
      <w:del w:id="513" w:author="Grau Jan, ENT-BIZ-PSR-ANA-DA" w:date="2015-11-06T20:06:00Z">
        <w:r w:rsidR="009048EE" w:rsidRPr="006F6CA6" w:rsidDel="00BC5FC8">
          <w:rPr>
            <w:color w:val="808080" w:themeColor="background1" w:themeShade="80"/>
          </w:rPr>
          <w:delText xml:space="preserve"> </w:delText>
        </w:r>
      </w:del>
      <w:r w:rsidR="009048EE" w:rsidRPr="006F6CA6">
        <w:rPr>
          <w:color w:val="808080" w:themeColor="background1" w:themeShade="80"/>
        </w:rPr>
        <w:t>Making Process</w:t>
      </w:r>
      <w:bookmarkEnd w:id="511"/>
    </w:p>
    <w:p w14:paraId="72E5484C" w14:textId="77777777" w:rsidR="00445488" w:rsidRPr="00445488" w:rsidRDefault="00445488" w:rsidP="00E32156">
      <w:pPr>
        <w:jc w:val="both"/>
      </w:pPr>
    </w:p>
    <w:tbl>
      <w:tblPr>
        <w:tblStyle w:val="Gitternetztabelle4"/>
        <w:tblW w:w="0" w:type="auto"/>
        <w:tblLook w:val="04A0" w:firstRow="1" w:lastRow="0" w:firstColumn="1" w:lastColumn="0" w:noHBand="0" w:noVBand="1"/>
      </w:tblPr>
      <w:tblGrid>
        <w:gridCol w:w="9056"/>
      </w:tblGrid>
      <w:tr w:rsidR="00445488" w:rsidRPr="00445488" w14:paraId="0BF9BA35" w14:textId="77777777" w:rsidTr="004A1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tcPr>
          <w:p w14:paraId="4A35C600" w14:textId="0E89BD11" w:rsidR="00445488" w:rsidRPr="00445488" w:rsidRDefault="00445488" w:rsidP="00E32156">
            <w:pPr>
              <w:spacing w:line="360" w:lineRule="auto"/>
              <w:jc w:val="both"/>
            </w:pPr>
            <w:r>
              <w:t>Interview Scheme IV: Decision</w:t>
            </w:r>
            <w:ins w:id="514" w:author="Grau Jan, ENT-BIZ-PSR-ANA-DA" w:date="2015-11-06T20:06:00Z">
              <w:r w:rsidR="00BC5FC8">
                <w:t>-</w:t>
              </w:r>
            </w:ins>
            <w:del w:id="515" w:author="Grau Jan, ENT-BIZ-PSR-ANA-DA" w:date="2015-11-06T20:06:00Z">
              <w:r w:rsidDel="00BC5FC8">
                <w:delText xml:space="preserve"> </w:delText>
              </w:r>
            </w:del>
            <w:r>
              <w:t>Making Process</w:t>
            </w:r>
          </w:p>
        </w:tc>
      </w:tr>
      <w:tr w:rsidR="00445488" w:rsidRPr="00445488" w14:paraId="0BD5E796" w14:textId="77777777" w:rsidTr="004A1351">
        <w:trPr>
          <w:cnfStyle w:val="000000100000" w:firstRow="0" w:lastRow="0" w:firstColumn="0" w:lastColumn="0" w:oddVBand="0" w:evenVBand="0" w:oddHBand="1" w:evenHBand="0" w:firstRowFirstColumn="0" w:firstRowLastColumn="0" w:lastRowFirstColumn="0" w:lastRowLastColumn="0"/>
          <w:trHeight w:val="1771"/>
        </w:trPr>
        <w:tc>
          <w:tcPr>
            <w:cnfStyle w:val="001000000000" w:firstRow="0" w:lastRow="0" w:firstColumn="1" w:lastColumn="0" w:oddVBand="0" w:evenVBand="0" w:oddHBand="0" w:evenHBand="0" w:firstRowFirstColumn="0" w:firstRowLastColumn="0" w:lastRowFirstColumn="0" w:lastRowLastColumn="0"/>
            <w:tcW w:w="9206" w:type="dxa"/>
          </w:tcPr>
          <w:p w14:paraId="538B0B1E" w14:textId="77777777" w:rsidR="00445488" w:rsidRPr="00445488" w:rsidRDefault="00445488" w:rsidP="00E32156">
            <w:pPr>
              <w:pStyle w:val="Listenabsatz"/>
              <w:numPr>
                <w:ilvl w:val="0"/>
                <w:numId w:val="20"/>
              </w:numPr>
              <w:spacing w:line="360" w:lineRule="auto"/>
              <w:jc w:val="both"/>
              <w:rPr>
                <w:i/>
              </w:rPr>
            </w:pPr>
            <w:r w:rsidRPr="00445488">
              <w:t xml:space="preserve">What does the general decision process on such a prospective training look like? </w:t>
            </w:r>
          </w:p>
          <w:p w14:paraId="18365258" w14:textId="77777777" w:rsidR="00445488" w:rsidRPr="00445488" w:rsidRDefault="00445488" w:rsidP="00E32156">
            <w:pPr>
              <w:pStyle w:val="Listenabsatz"/>
              <w:numPr>
                <w:ilvl w:val="0"/>
                <w:numId w:val="20"/>
              </w:numPr>
              <w:spacing w:line="360" w:lineRule="auto"/>
              <w:jc w:val="both"/>
            </w:pPr>
            <w:r w:rsidRPr="00445488">
              <w:t>Who has the final word on whether you will attend a specific training or not?</w:t>
            </w:r>
          </w:p>
          <w:p w14:paraId="7701C8A4" w14:textId="77777777" w:rsidR="00445488" w:rsidRPr="00445488" w:rsidRDefault="00445488" w:rsidP="00E32156">
            <w:pPr>
              <w:pStyle w:val="Listenabsatz"/>
              <w:numPr>
                <w:ilvl w:val="0"/>
                <w:numId w:val="20"/>
              </w:numPr>
              <w:spacing w:line="360" w:lineRule="auto"/>
              <w:jc w:val="both"/>
            </w:pPr>
            <w:r w:rsidRPr="00445488">
              <w:t>Do you have an intern deadline for the application to trainings?</w:t>
            </w:r>
          </w:p>
          <w:p w14:paraId="06692C52" w14:textId="1A7B3125" w:rsidR="00445488" w:rsidRPr="00445488" w:rsidRDefault="00445488" w:rsidP="00E32156">
            <w:pPr>
              <w:pStyle w:val="Listenabsatz"/>
              <w:numPr>
                <w:ilvl w:val="0"/>
                <w:numId w:val="20"/>
              </w:numPr>
              <w:spacing w:line="360" w:lineRule="auto"/>
              <w:jc w:val="both"/>
              <w:rPr>
                <w:i/>
              </w:rPr>
            </w:pPr>
            <w:r w:rsidRPr="00445488">
              <w:t>How many times a year do you attend a training?</w:t>
            </w:r>
          </w:p>
        </w:tc>
      </w:tr>
    </w:tbl>
    <w:p w14:paraId="6FC71C42" w14:textId="5526EBCC" w:rsidR="00D831EB" w:rsidRDefault="002423AB" w:rsidP="00E32156">
      <w:pPr>
        <w:pStyle w:val="Beschriftung"/>
        <w:jc w:val="both"/>
      </w:pPr>
      <w:bookmarkStart w:id="516" w:name="_Toc433648152"/>
      <w:r>
        <w:t xml:space="preserve">Table </w:t>
      </w:r>
      <w:fldSimple w:instr=" SEQ Table \* ARABIC ">
        <w:r w:rsidR="008D3461">
          <w:rPr>
            <w:noProof/>
          </w:rPr>
          <w:t>6</w:t>
        </w:r>
      </w:fldSimple>
      <w:r w:rsidRPr="00BF7B5C">
        <w:t>: Interview Scheme IV: Decision</w:t>
      </w:r>
      <w:ins w:id="517" w:author="Grau Jan, ENT-BIZ-PSR-ANA-DA" w:date="2015-11-06T20:06:00Z">
        <w:r w:rsidR="00BC5FC8">
          <w:t>-</w:t>
        </w:r>
      </w:ins>
      <w:del w:id="518" w:author="Grau Jan, ENT-BIZ-PSR-ANA-DA" w:date="2015-11-06T20:06:00Z">
        <w:r w:rsidRPr="00BF7B5C" w:rsidDel="00BC5FC8">
          <w:delText xml:space="preserve"> </w:delText>
        </w:r>
      </w:del>
      <w:r w:rsidRPr="00BF7B5C">
        <w:t>Making Process</w:t>
      </w:r>
      <w:bookmarkEnd w:id="516"/>
    </w:p>
    <w:p w14:paraId="4AC7F65B" w14:textId="5A4AE267" w:rsidR="00AE78A1" w:rsidRDefault="00391E17" w:rsidP="00E32156">
      <w:pPr>
        <w:spacing w:line="360" w:lineRule="auto"/>
        <w:jc w:val="both"/>
      </w:pPr>
      <w:r>
        <w:t>Same as for the Evaluation of Alternatives, the answers, respectively the individual organizational decision</w:t>
      </w:r>
      <w:del w:id="519" w:author="Grau Jan, ENT-BIZ-PSR-ANA-DA" w:date="2015-11-06T20:07:00Z">
        <w:r w:rsidDel="00BC5FC8">
          <w:delText xml:space="preserve"> </w:delText>
        </w:r>
      </w:del>
      <w:ins w:id="520" w:author="Grau Jan, ENT-BIZ-PSR-ANA-DA" w:date="2015-11-06T20:07:00Z">
        <w:r w:rsidR="00BC5FC8">
          <w:t>-</w:t>
        </w:r>
      </w:ins>
      <w:r>
        <w:t xml:space="preserve">making processes are listed in individual sub-chapters to </w:t>
      </w:r>
      <w:r w:rsidR="003F08B4">
        <w:t>have a better overview of the uniqueness of the processes.</w:t>
      </w:r>
    </w:p>
    <w:p w14:paraId="34DD24B7" w14:textId="77777777" w:rsidR="00B9745B" w:rsidRDefault="00B9745B" w:rsidP="00E32156">
      <w:pPr>
        <w:jc w:val="both"/>
      </w:pPr>
    </w:p>
    <w:p w14:paraId="08828E60" w14:textId="7542DD3A" w:rsidR="009048EE" w:rsidRPr="00B6533F" w:rsidRDefault="009048EE" w:rsidP="00E32156">
      <w:pPr>
        <w:jc w:val="both"/>
        <w:rPr>
          <w:i/>
        </w:rPr>
      </w:pPr>
      <w:r w:rsidRPr="00B6533F">
        <w:rPr>
          <w:i/>
        </w:rPr>
        <w:t>Policy Makers</w:t>
      </w:r>
      <w:r w:rsidR="00391E17" w:rsidRPr="00B6533F">
        <w:rPr>
          <w:i/>
        </w:rPr>
        <w:t xml:space="preserve"> at Federal Level</w:t>
      </w:r>
    </w:p>
    <w:p w14:paraId="1F12E839" w14:textId="05DC6762" w:rsidR="007F08BA" w:rsidRPr="007F08BA" w:rsidRDefault="00814B3F" w:rsidP="00E32156">
      <w:pPr>
        <w:spacing w:line="360" w:lineRule="auto"/>
        <w:jc w:val="both"/>
      </w:pPr>
      <w:r>
        <w:t>As already mentioned in the previous chapters, in most of the cases</w:t>
      </w:r>
      <w:r w:rsidR="009222B5">
        <w:t>,</w:t>
      </w:r>
      <w:r>
        <w:t xml:space="preserve"> a training gets offered and </w:t>
      </w:r>
      <w:r w:rsidR="009222B5">
        <w:t xml:space="preserve">is </w:t>
      </w:r>
      <w:r>
        <w:t xml:space="preserve">later channeled to the federal level. Once this stage has been achieved, </w:t>
      </w:r>
      <w:r w:rsidR="0048639F">
        <w:t>the decision</w:t>
      </w:r>
      <w:ins w:id="521" w:author="Grau Jan, ENT-BIZ-PSR-ANA-DA" w:date="2015-11-06T20:07:00Z">
        <w:r w:rsidR="00BC5FC8">
          <w:t>-</w:t>
        </w:r>
      </w:ins>
      <w:del w:id="522" w:author="Grau Jan, ENT-BIZ-PSR-ANA-DA" w:date="2015-11-06T20:07:00Z">
        <w:r w:rsidR="0048639F" w:rsidDel="00BC5FC8">
          <w:delText xml:space="preserve"> </w:delText>
        </w:r>
      </w:del>
      <w:r w:rsidR="0048639F">
        <w:t xml:space="preserve">making process </w:t>
      </w:r>
      <w:r w:rsidR="00C539AF">
        <w:t xml:space="preserve">involves several steps from different sections of the organization. First of all, the right people in the organizations need to be found. This requires a search, because AEDB covers several divisions with different knowledge in each division. Secondly the Human Resources department or the administration of the section needs to </w:t>
      </w:r>
      <w:r w:rsidR="00D65193">
        <w:t xml:space="preserve">have </w:t>
      </w:r>
      <w:r w:rsidR="00C539AF">
        <w:t>availabilities in the timetables of the possible training attenders. They have to make sure, that those people are not involved in other very important activities. In the end, the final word on whether those people are able to attend a training will be decided by the CEO of AEDB</w:t>
      </w:r>
      <w:r w:rsidR="009222B5">
        <w:t>,</w:t>
      </w:r>
      <w:r w:rsidR="00C539AF">
        <w:t xml:space="preserve"> Mr</w:t>
      </w:r>
      <w:r w:rsidR="009222B5">
        <w:t>.</w:t>
      </w:r>
      <w:r w:rsidR="00C539AF">
        <w:t xml:space="preserve"> Amjad Awan. In case there is no funding for the training available, the AEDB has to add several steps, which includes the approval of the board by the different ministries as well as following rules provided by the ministries. The fact that this is extremely difficult to ach</w:t>
      </w:r>
      <w:r>
        <w:t>ieve is why successfully funded</w:t>
      </w:r>
      <w:r w:rsidR="00CE2ED7">
        <w:t xml:space="preserve"> trainings are mo</w:t>
      </w:r>
      <w:r w:rsidR="00C539AF">
        <w:t>st likely to be funded</w:t>
      </w:r>
      <w:r>
        <w:t xml:space="preserve"> the donor agency</w:t>
      </w:r>
      <w:r w:rsidR="00C539AF">
        <w:t>.</w:t>
      </w:r>
      <w:r w:rsidR="00862884">
        <w:t xml:space="preserve"> A more detailed process on the provincial level can be found in the next section. </w:t>
      </w:r>
    </w:p>
    <w:p w14:paraId="3E13F7B6" w14:textId="19A69CAE" w:rsidR="007F08BA" w:rsidRDefault="00A95695" w:rsidP="00E32156">
      <w:pPr>
        <w:spacing w:line="360" w:lineRule="auto"/>
        <w:jc w:val="both"/>
      </w:pPr>
      <w:r>
        <w:t>In t</w:t>
      </w:r>
      <w:r w:rsidR="00B9745B">
        <w:t xml:space="preserve">otal, AEDB </w:t>
      </w:r>
      <w:r w:rsidR="009222B5">
        <w:t xml:space="preserve">attends </w:t>
      </w:r>
      <w:r>
        <w:t>10 to 15 trainings a year, where most of the specialized trainings are attended by officers of the organization</w:t>
      </w:r>
      <w:r w:rsidR="00814B3F">
        <w:t>. The staff</w:t>
      </w:r>
      <w:r w:rsidR="009222B5">
        <w:t>,</w:t>
      </w:r>
      <w:r w:rsidR="00814B3F">
        <w:t xml:space="preserve"> however</w:t>
      </w:r>
      <w:r w:rsidR="009222B5">
        <w:t>,</w:t>
      </w:r>
      <w:r w:rsidR="00814B3F">
        <w:t xml:space="preserve"> is only a</w:t>
      </w:r>
      <w:r>
        <w:t xml:space="preserve">ttending trainings related to administration. </w:t>
      </w:r>
    </w:p>
    <w:p w14:paraId="0642E47C" w14:textId="44DE63AF" w:rsidR="00CE2ED7" w:rsidRDefault="00B9745B" w:rsidP="00E32156">
      <w:pPr>
        <w:spacing w:line="360" w:lineRule="auto"/>
        <w:jc w:val="both"/>
      </w:pPr>
      <w:r>
        <w:rPr>
          <w:noProof/>
          <w:lang w:val="de-CH" w:eastAsia="zh-CN"/>
        </w:rPr>
        <w:lastRenderedPageBreak/>
        <w:drawing>
          <wp:inline distT="0" distB="0" distL="0" distR="0" wp14:anchorId="55B947BA" wp14:editId="55D27C9E">
            <wp:extent cx="5486400" cy="3200400"/>
            <wp:effectExtent l="38100" t="0" r="19050" b="190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60EC59E1" w14:textId="3BCD0C42" w:rsidR="008078A4" w:rsidRDefault="002423AB" w:rsidP="00E32156">
      <w:pPr>
        <w:pStyle w:val="Beschriftung"/>
        <w:jc w:val="both"/>
      </w:pPr>
      <w:bookmarkStart w:id="523" w:name="_Toc433648219"/>
      <w:r>
        <w:t xml:space="preserve">Figure </w:t>
      </w:r>
      <w:fldSimple w:instr=" SEQ Figure \* ARABIC ">
        <w:r w:rsidR="008D3461">
          <w:rPr>
            <w:noProof/>
          </w:rPr>
          <w:t>9</w:t>
        </w:r>
      </w:fldSimple>
      <w:r>
        <w:t xml:space="preserve">: </w:t>
      </w:r>
      <w:r w:rsidRPr="00C8042E">
        <w:t>Organizational Flow Chart on Federal Level</w:t>
      </w:r>
      <w:bookmarkEnd w:id="523"/>
      <w:r w:rsidR="002106C0">
        <w:t xml:space="preserve"> </w:t>
      </w:r>
    </w:p>
    <w:p w14:paraId="00C70BA9" w14:textId="77777777" w:rsidR="002106C0" w:rsidRPr="007F08BA" w:rsidRDefault="002106C0" w:rsidP="00E32156">
      <w:pPr>
        <w:spacing w:line="360" w:lineRule="auto"/>
        <w:jc w:val="both"/>
      </w:pPr>
    </w:p>
    <w:p w14:paraId="139CA7C8" w14:textId="212DE42C" w:rsidR="009048EE" w:rsidRPr="00B6533F" w:rsidRDefault="007B10FF" w:rsidP="00E32156">
      <w:pPr>
        <w:spacing w:line="360" w:lineRule="auto"/>
        <w:jc w:val="both"/>
        <w:rPr>
          <w:i/>
        </w:rPr>
      </w:pPr>
      <w:r w:rsidRPr="00B6533F">
        <w:rPr>
          <w:i/>
        </w:rPr>
        <w:t>Policy Makers at Provincial Level</w:t>
      </w:r>
    </w:p>
    <w:p w14:paraId="5EFEA811" w14:textId="3AFF2AE0" w:rsidR="002106C0" w:rsidRDefault="0048639F" w:rsidP="00E32156">
      <w:pPr>
        <w:spacing w:line="360" w:lineRule="auto"/>
        <w:jc w:val="both"/>
      </w:pPr>
      <w:r>
        <w:t>Same as the decision</w:t>
      </w:r>
      <w:ins w:id="524" w:author="Grau Jan, ENT-BIZ-PSR-ANA-DA" w:date="2015-11-06T20:07:00Z">
        <w:r w:rsidR="00BC5FC8">
          <w:t>-</w:t>
        </w:r>
      </w:ins>
      <w:del w:id="525" w:author="Grau Jan, ENT-BIZ-PSR-ANA-DA" w:date="2015-11-06T20:07:00Z">
        <w:r w:rsidDel="00BC5FC8">
          <w:delText xml:space="preserve"> </w:delText>
        </w:r>
      </w:del>
      <w:r>
        <w:t xml:space="preserve">making process for a training that has been funded includes several steps. </w:t>
      </w:r>
      <w:r w:rsidR="007B10FF">
        <w:t>The decision</w:t>
      </w:r>
      <w:ins w:id="526" w:author="Grau Jan, ENT-BIZ-PSR-ANA-DA" w:date="2015-11-06T20:07:00Z">
        <w:r w:rsidR="00BC5FC8">
          <w:t>-</w:t>
        </w:r>
      </w:ins>
      <w:del w:id="527" w:author="Grau Jan, ENT-BIZ-PSR-ANA-DA" w:date="2015-11-06T20:07:00Z">
        <w:r w:rsidR="007B10FF" w:rsidDel="00BC5FC8">
          <w:delText xml:space="preserve"> </w:delText>
        </w:r>
      </w:del>
      <w:r w:rsidR="007B10FF">
        <w:t>making process at provincial level is well structured. There a</w:t>
      </w:r>
      <w:r w:rsidR="00BA06FA">
        <w:t>re</w:t>
      </w:r>
      <w:r w:rsidR="007B10FF">
        <w:t xml:space="preserve"> clear rules </w:t>
      </w:r>
      <w:r w:rsidR="009222B5">
        <w:t xml:space="preserve">for </w:t>
      </w:r>
      <w:r w:rsidR="007B10FF">
        <w:t xml:space="preserve">how the decision on a training is made. </w:t>
      </w:r>
      <w:r>
        <w:t>In this part, the decision</w:t>
      </w:r>
      <w:ins w:id="528" w:author="Grau Jan, ENT-BIZ-PSR-ANA-DA" w:date="2015-11-06T20:07:00Z">
        <w:r w:rsidR="00BC5FC8">
          <w:t>-</w:t>
        </w:r>
      </w:ins>
      <w:del w:id="529" w:author="Grau Jan, ENT-BIZ-PSR-ANA-DA" w:date="2015-11-06T20:07:00Z">
        <w:r w:rsidDel="00BC5FC8">
          <w:delText xml:space="preserve"> </w:delText>
        </w:r>
      </w:del>
      <w:r>
        <w:t xml:space="preserve">making process is explained </w:t>
      </w:r>
      <w:r w:rsidR="003F08B4">
        <w:t xml:space="preserve">for every province in Pakistan. The programs offered from donor agencies are usually coming from foreign ministries or governments over the EAD (Economic Affair Division) in Islamabad, an agency on federal level. </w:t>
      </w:r>
      <w:r w:rsidR="00457A80">
        <w:t>From there</w:t>
      </w:r>
      <w:r w:rsidR="009222B5">
        <w:t>,</w:t>
      </w:r>
      <w:r w:rsidR="00457A80">
        <w:t xml:space="preserve"> trainings get channeled to the Chief Secretary of the Province; in the case of Khyber Pakhtunkhwa through the Chief Secretary of Khyber Pakhtunkhwa. The Chief Secretary will forward the training to the Planning &amp; Development Department. There</w:t>
      </w:r>
      <w:r w:rsidR="009222B5">
        <w:t>,</w:t>
      </w:r>
      <w:r w:rsidR="00457A80">
        <w:t xml:space="preserve"> the section officer for trainings will evaluate which departments within the provincial government could benefit from the training. </w:t>
      </w:r>
      <w:r w:rsidR="00862884">
        <w:t>Particular</w:t>
      </w:r>
      <w:r w:rsidR="00457A80">
        <w:t xml:space="preserve"> invitations are sent to </w:t>
      </w:r>
      <w:r w:rsidR="00862884">
        <w:t xml:space="preserve">the respective departments. </w:t>
      </w:r>
      <w:r w:rsidR="00D273BB">
        <w:t>The employees can then apply for the training which is going back to the section officer.</w:t>
      </w:r>
      <w:r w:rsidR="00862884">
        <w:t xml:space="preserve"> </w:t>
      </w:r>
      <w:r>
        <w:t xml:space="preserve">The final </w:t>
      </w:r>
      <w:r w:rsidR="00862884">
        <w:t>decision</w:t>
      </w:r>
      <w:ins w:id="530" w:author="Grau Jan, ENT-BIZ-PSR-ANA-DA" w:date="2015-11-06T20:07:00Z">
        <w:r w:rsidR="00BC5FC8">
          <w:t>-</w:t>
        </w:r>
      </w:ins>
      <w:del w:id="531" w:author="Grau Jan, ENT-BIZ-PSR-ANA-DA" w:date="2015-11-06T20:07:00Z">
        <w:r w:rsidR="00862884" w:rsidDel="00BC5FC8">
          <w:delText xml:space="preserve"> </w:delText>
        </w:r>
      </w:del>
      <w:r>
        <w:t xml:space="preserve">making </w:t>
      </w:r>
      <w:r w:rsidR="00862884">
        <w:t xml:space="preserve">process </w:t>
      </w:r>
      <w:r>
        <w:t xml:space="preserve">however, </w:t>
      </w:r>
      <w:r w:rsidR="00862884">
        <w:t xml:space="preserve">differs depending on the grade of the members of the departments. For </w:t>
      </w:r>
      <w:r w:rsidR="007B1220">
        <w:t>members with grade lower than 17</w:t>
      </w:r>
      <w:r w:rsidR="0013295A">
        <w:rPr>
          <w:rStyle w:val="Funotenzeichen"/>
        </w:rPr>
        <w:footnoteReference w:id="6"/>
      </w:r>
      <w:r w:rsidR="00862884">
        <w:t>, the authority to have the final word on the application is the administrative secretary of the respective departments, so the file will not be sent back to P</w:t>
      </w:r>
      <w:r w:rsidR="00DB3B29">
        <w:t>&amp;</w:t>
      </w:r>
      <w:r w:rsidR="00862884">
        <w:t xml:space="preserve">D. </w:t>
      </w:r>
      <w:r w:rsidR="00C92C0A">
        <w:t>These trainings</w:t>
      </w:r>
      <w:r w:rsidR="00862884">
        <w:t xml:space="preserve"> however, are</w:t>
      </w:r>
      <w:r w:rsidR="00C92C0A">
        <w:t xml:space="preserve"> as already mentioned very rare. Trainings from grade 17</w:t>
      </w:r>
      <w:r w:rsidR="00845E46">
        <w:t xml:space="preserve"> onwards</w:t>
      </w:r>
      <w:r w:rsidR="00C92C0A">
        <w:t xml:space="preserve">, which is already a graduated officer, are reviewed from </w:t>
      </w:r>
      <w:r w:rsidR="00DB3B29">
        <w:lastRenderedPageBreak/>
        <w:t>the P&amp;</w:t>
      </w:r>
      <w:r w:rsidR="00C92C0A">
        <w:t>D. Those trainings are usually the ones taking trainings from the way described above. Those a</w:t>
      </w:r>
      <w:r w:rsidR="00862884">
        <w:t xml:space="preserve">pplications to a training have to be sent to the secretary of the department. After checking the availabilities of the applicants from his department, he will forward </w:t>
      </w:r>
      <w:r w:rsidR="00DB3B29">
        <w:t>the documents back to P&amp;D. At P&amp;</w:t>
      </w:r>
      <w:r w:rsidR="00C92C0A">
        <w:t>D</w:t>
      </w:r>
      <w:r w:rsidR="00862884">
        <w:t xml:space="preserve"> another feasibility check and a choice is ma</w:t>
      </w:r>
      <w:r w:rsidR="00C92C0A">
        <w:t>de between all the departments before the final applications are handed t</w:t>
      </w:r>
      <w:r w:rsidR="00DB3B29">
        <w:t>o the additional secretary of P&amp;</w:t>
      </w:r>
      <w:r w:rsidR="00C92C0A">
        <w:t xml:space="preserve">D. This is the first step of decision. </w:t>
      </w:r>
    </w:p>
    <w:p w14:paraId="27389AB5" w14:textId="77777777" w:rsidR="00465DAF" w:rsidRDefault="00465DAF" w:rsidP="00E32156">
      <w:pPr>
        <w:spacing w:line="360" w:lineRule="auto"/>
        <w:jc w:val="both"/>
      </w:pPr>
    </w:p>
    <w:p w14:paraId="29EE53AD" w14:textId="037BDD21" w:rsidR="002106C0" w:rsidRDefault="002106C0" w:rsidP="00E32156">
      <w:pPr>
        <w:spacing w:line="360" w:lineRule="auto"/>
        <w:jc w:val="both"/>
      </w:pPr>
      <w:r>
        <w:rPr>
          <w:noProof/>
          <w:lang w:val="de-CH" w:eastAsia="zh-CN"/>
        </w:rPr>
        <w:drawing>
          <wp:inline distT="0" distB="0" distL="0" distR="0" wp14:anchorId="41DEDF2E" wp14:editId="1604E2F9">
            <wp:extent cx="5486400" cy="3200400"/>
            <wp:effectExtent l="38100" t="0" r="19050" b="19050"/>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A0879E0" w14:textId="25DE0FF7" w:rsidR="002106C0" w:rsidRDefault="002423AB" w:rsidP="00E32156">
      <w:pPr>
        <w:pStyle w:val="Beschriftung"/>
        <w:jc w:val="both"/>
      </w:pPr>
      <w:bookmarkStart w:id="532" w:name="_Toc433648220"/>
      <w:r>
        <w:t xml:space="preserve">Figure </w:t>
      </w:r>
      <w:fldSimple w:instr=" SEQ Figure \* ARABIC ">
        <w:r w:rsidR="008D3461">
          <w:rPr>
            <w:noProof/>
          </w:rPr>
          <w:t>10</w:t>
        </w:r>
      </w:fldSimple>
      <w:r w:rsidRPr="001A4F38">
        <w:t>: Organizational Flow Chart on Provincial Level</w:t>
      </w:r>
      <w:bookmarkEnd w:id="532"/>
    </w:p>
    <w:p w14:paraId="48C56C6A" w14:textId="77777777" w:rsidR="002106C0" w:rsidRDefault="002106C0" w:rsidP="00E32156">
      <w:pPr>
        <w:spacing w:line="360" w:lineRule="auto"/>
        <w:jc w:val="both"/>
      </w:pPr>
    </w:p>
    <w:p w14:paraId="7E8895E8" w14:textId="45D0D6C0" w:rsidR="00477FD2" w:rsidRDefault="00C92C0A" w:rsidP="00E32156">
      <w:pPr>
        <w:spacing w:line="360" w:lineRule="auto"/>
        <w:jc w:val="both"/>
      </w:pPr>
      <w:r>
        <w:t>The second step depends on the grade. For trainings for grades 17 to 19</w:t>
      </w:r>
      <w:r w:rsidR="009222B5">
        <w:t>,</w:t>
      </w:r>
      <w:r>
        <w:t xml:space="preserve"> the competent authority is </w:t>
      </w:r>
      <w:r w:rsidR="00DB3B29">
        <w:t>Additional Chief Secretary of P&amp;</w:t>
      </w:r>
      <w:r>
        <w:t>D</w:t>
      </w:r>
      <w:r w:rsidR="009222B5">
        <w:t>;</w:t>
      </w:r>
      <w:r>
        <w:t xml:space="preserve"> </w:t>
      </w:r>
      <w:r w:rsidR="009222B5">
        <w:t>for grade</w:t>
      </w:r>
      <w:r>
        <w:t xml:space="preserve"> 19</w:t>
      </w:r>
      <w:r w:rsidR="009222B5">
        <w:t>,</w:t>
      </w:r>
      <w:r>
        <w:t xml:space="preserve"> the competent authority is </w:t>
      </w:r>
      <w:r w:rsidR="00E97348">
        <w:t>the Chief Secretary</w:t>
      </w:r>
      <w:r w:rsidR="009222B5">
        <w:t>;</w:t>
      </w:r>
      <w:r w:rsidR="00E97348">
        <w:t xml:space="preserve"> and for grade 20</w:t>
      </w:r>
      <w:r w:rsidR="009222B5">
        <w:t>,</w:t>
      </w:r>
      <w:r w:rsidR="00E97348">
        <w:t xml:space="preserve"> it is the Chief Minister of the province. </w:t>
      </w:r>
      <w:r w:rsidR="00477FD2">
        <w:t xml:space="preserve">A. Pir (Interview, </w:t>
      </w:r>
      <w:r w:rsidR="007B1220">
        <w:t>September 16</w:t>
      </w:r>
      <w:r w:rsidR="007B1220" w:rsidRPr="007B1220">
        <w:rPr>
          <w:vertAlign w:val="superscript"/>
        </w:rPr>
        <w:t>th</w:t>
      </w:r>
      <w:r w:rsidR="00477FD2">
        <w:t xml:space="preserve">, 2015) adds that usually trainings are only taken by officers. Although there might be a suitable person to the training with a lower grade, </w:t>
      </w:r>
      <w:r w:rsidR="00085F5B">
        <w:t>the chances that on officer is accepted is higher</w:t>
      </w:r>
      <w:r w:rsidR="00DB3B29">
        <w:t>. This is related to that the P&amp;</w:t>
      </w:r>
      <w:r w:rsidR="00085F5B">
        <w:t xml:space="preserve">D only deals with grades from 17 and above. </w:t>
      </w:r>
    </w:p>
    <w:p w14:paraId="4BE13C9D" w14:textId="77777777" w:rsidR="005755CD" w:rsidRDefault="005755CD" w:rsidP="00E32156">
      <w:pPr>
        <w:spacing w:line="360" w:lineRule="auto"/>
        <w:jc w:val="both"/>
      </w:pPr>
    </w:p>
    <w:p w14:paraId="1ADF2AC7" w14:textId="77777777" w:rsidR="005755CD" w:rsidRDefault="005755CD" w:rsidP="00E32156">
      <w:pPr>
        <w:spacing w:line="360" w:lineRule="auto"/>
        <w:jc w:val="both"/>
      </w:pPr>
    </w:p>
    <w:p w14:paraId="7E78E2AA" w14:textId="77777777" w:rsidR="005755CD" w:rsidRDefault="005755CD" w:rsidP="00E32156">
      <w:pPr>
        <w:spacing w:line="360" w:lineRule="auto"/>
        <w:jc w:val="both"/>
      </w:pPr>
    </w:p>
    <w:p w14:paraId="7E9C93CF" w14:textId="77777777" w:rsidR="005755CD" w:rsidRDefault="005755CD" w:rsidP="00E32156">
      <w:pPr>
        <w:spacing w:line="360" w:lineRule="auto"/>
        <w:jc w:val="both"/>
      </w:pPr>
    </w:p>
    <w:p w14:paraId="65E5EFB9" w14:textId="7529ECFA" w:rsidR="008A0B8A" w:rsidRDefault="008A0B8A" w:rsidP="00E32156">
      <w:pPr>
        <w:spacing w:line="360" w:lineRule="auto"/>
        <w:jc w:val="both"/>
      </w:pPr>
    </w:p>
    <w:tbl>
      <w:tblPr>
        <w:tblStyle w:val="Gitternetztabelle4"/>
        <w:tblW w:w="0" w:type="auto"/>
        <w:tblLook w:val="04A0" w:firstRow="1" w:lastRow="0" w:firstColumn="1" w:lastColumn="0" w:noHBand="0" w:noVBand="1"/>
      </w:tblPr>
      <w:tblGrid>
        <w:gridCol w:w="4528"/>
        <w:gridCol w:w="4528"/>
      </w:tblGrid>
      <w:tr w:rsidR="00465DAF" w:rsidRPr="00465DAF" w14:paraId="73203D55" w14:textId="77777777" w:rsidTr="00465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1EFA41C" w14:textId="16D39D6C" w:rsidR="00465DAF" w:rsidRPr="00465DAF" w:rsidRDefault="00465DAF" w:rsidP="00E32156">
            <w:pPr>
              <w:spacing w:line="360" w:lineRule="auto"/>
              <w:jc w:val="both"/>
            </w:pPr>
            <w:r w:rsidRPr="00465DAF">
              <w:lastRenderedPageBreak/>
              <w:t>Grade</w:t>
            </w:r>
          </w:p>
        </w:tc>
        <w:tc>
          <w:tcPr>
            <w:tcW w:w="4528" w:type="dxa"/>
          </w:tcPr>
          <w:p w14:paraId="517791C6" w14:textId="4F4AE44B" w:rsidR="00465DAF" w:rsidRPr="00465DAF" w:rsidRDefault="00465DAF" w:rsidP="00E32156">
            <w:pPr>
              <w:spacing w:line="360" w:lineRule="auto"/>
              <w:jc w:val="both"/>
              <w:cnfStyle w:val="100000000000" w:firstRow="1" w:lastRow="0" w:firstColumn="0" w:lastColumn="0" w:oddVBand="0" w:evenVBand="0" w:oddHBand="0" w:evenHBand="0" w:firstRowFirstColumn="0" w:firstRowLastColumn="0" w:lastRowFirstColumn="0" w:lastRowLastColumn="0"/>
            </w:pPr>
            <w:r w:rsidRPr="00465DAF">
              <w:t>Competent authority</w:t>
            </w:r>
          </w:p>
        </w:tc>
      </w:tr>
      <w:tr w:rsidR="00465DAF" w:rsidRPr="00465DAF" w14:paraId="22E22DE9" w14:textId="77777777" w:rsidTr="00842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D9D9D9" w:themeFill="background1" w:themeFillShade="D9"/>
          </w:tcPr>
          <w:p w14:paraId="36DDCF01" w14:textId="4DD3F597" w:rsidR="00465DAF" w:rsidRPr="00465DAF" w:rsidRDefault="00C747BC" w:rsidP="00E32156">
            <w:pPr>
              <w:spacing w:line="360" w:lineRule="auto"/>
              <w:jc w:val="both"/>
              <w:rPr>
                <w:lang w:val="de-CH"/>
              </w:rPr>
            </w:pPr>
            <w:r w:rsidRPr="00465DAF">
              <w:rPr>
                <w:lang w:val="de-CH"/>
              </w:rPr>
              <w:t>until 17</w:t>
            </w:r>
          </w:p>
        </w:tc>
        <w:tc>
          <w:tcPr>
            <w:tcW w:w="4528" w:type="dxa"/>
            <w:shd w:val="clear" w:color="auto" w:fill="D9D9D9" w:themeFill="background1" w:themeFillShade="D9"/>
          </w:tcPr>
          <w:p w14:paraId="765B2D34" w14:textId="57817014" w:rsidR="00465DAF" w:rsidRPr="00465DAF" w:rsidRDefault="00465DAF" w:rsidP="00E32156">
            <w:pPr>
              <w:spacing w:line="360" w:lineRule="auto"/>
              <w:jc w:val="both"/>
              <w:cnfStyle w:val="000000100000" w:firstRow="0" w:lastRow="0" w:firstColumn="0" w:lastColumn="0" w:oddVBand="0" w:evenVBand="0" w:oddHBand="1" w:evenHBand="0" w:firstRowFirstColumn="0" w:firstRowLastColumn="0" w:lastRowFirstColumn="0" w:lastRowLastColumn="0"/>
              <w:rPr>
                <w:lang w:val="de-CH"/>
              </w:rPr>
            </w:pPr>
            <w:r w:rsidRPr="00465DAF">
              <w:rPr>
                <w:lang w:val="de-CH"/>
              </w:rPr>
              <w:t>Administrative Secretary</w:t>
            </w:r>
          </w:p>
        </w:tc>
      </w:tr>
      <w:tr w:rsidR="00465DAF" w:rsidRPr="00465DAF" w14:paraId="1D2C8E6A" w14:textId="77777777" w:rsidTr="00842A5B">
        <w:tc>
          <w:tcPr>
            <w:cnfStyle w:val="001000000000" w:firstRow="0" w:lastRow="0" w:firstColumn="1" w:lastColumn="0" w:oddVBand="0" w:evenVBand="0" w:oddHBand="0" w:evenHBand="0" w:firstRowFirstColumn="0" w:firstRowLastColumn="0" w:lastRowFirstColumn="0" w:lastRowLastColumn="0"/>
            <w:tcW w:w="4528" w:type="dxa"/>
            <w:shd w:val="clear" w:color="auto" w:fill="BFBFBF" w:themeFill="background1" w:themeFillShade="BF"/>
          </w:tcPr>
          <w:p w14:paraId="5A080D99" w14:textId="1BB5A162" w:rsidR="00465DAF" w:rsidRPr="00465DAF" w:rsidRDefault="00465DAF" w:rsidP="00E32156">
            <w:pPr>
              <w:spacing w:line="360" w:lineRule="auto"/>
              <w:jc w:val="both"/>
              <w:rPr>
                <w:lang w:val="de-CH"/>
              </w:rPr>
            </w:pPr>
            <w:r w:rsidRPr="00465DAF">
              <w:rPr>
                <w:lang w:val="de-CH"/>
              </w:rPr>
              <w:t>17-19</w:t>
            </w:r>
          </w:p>
        </w:tc>
        <w:tc>
          <w:tcPr>
            <w:tcW w:w="4528" w:type="dxa"/>
            <w:shd w:val="clear" w:color="auto" w:fill="BFBFBF" w:themeFill="background1" w:themeFillShade="BF"/>
          </w:tcPr>
          <w:p w14:paraId="01FE8B24" w14:textId="111FFC33" w:rsidR="00465DAF" w:rsidRPr="00465DAF" w:rsidRDefault="00465DAF" w:rsidP="00E32156">
            <w:pPr>
              <w:spacing w:line="360" w:lineRule="auto"/>
              <w:jc w:val="both"/>
              <w:cnfStyle w:val="000000000000" w:firstRow="0" w:lastRow="0" w:firstColumn="0" w:lastColumn="0" w:oddVBand="0" w:evenVBand="0" w:oddHBand="0" w:evenHBand="0" w:firstRowFirstColumn="0" w:firstRowLastColumn="0" w:lastRowFirstColumn="0" w:lastRowLastColumn="0"/>
              <w:rPr>
                <w:lang w:val="de-CH"/>
              </w:rPr>
            </w:pPr>
            <w:r w:rsidRPr="00465DAF">
              <w:rPr>
                <w:lang w:val="de-CH"/>
              </w:rPr>
              <w:t>Additional Chief Secretary</w:t>
            </w:r>
          </w:p>
        </w:tc>
      </w:tr>
      <w:tr w:rsidR="00465DAF" w:rsidRPr="00465DAF" w14:paraId="419160EF" w14:textId="77777777" w:rsidTr="00842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D9D9D9" w:themeFill="background1" w:themeFillShade="D9"/>
          </w:tcPr>
          <w:p w14:paraId="5160440A" w14:textId="21FCF895" w:rsidR="00465DAF" w:rsidRPr="00465DAF" w:rsidRDefault="00465DAF" w:rsidP="00E32156">
            <w:pPr>
              <w:spacing w:line="360" w:lineRule="auto"/>
              <w:jc w:val="both"/>
              <w:rPr>
                <w:lang w:val="de-CH"/>
              </w:rPr>
            </w:pPr>
            <w:r w:rsidRPr="00465DAF">
              <w:rPr>
                <w:lang w:val="de-CH"/>
              </w:rPr>
              <w:t>19</w:t>
            </w:r>
          </w:p>
        </w:tc>
        <w:tc>
          <w:tcPr>
            <w:tcW w:w="4528" w:type="dxa"/>
            <w:shd w:val="clear" w:color="auto" w:fill="D9D9D9" w:themeFill="background1" w:themeFillShade="D9"/>
          </w:tcPr>
          <w:p w14:paraId="751F01B5" w14:textId="00D926A7" w:rsidR="00465DAF" w:rsidRPr="00465DAF" w:rsidRDefault="00465DAF" w:rsidP="00E32156">
            <w:pPr>
              <w:spacing w:line="360" w:lineRule="auto"/>
              <w:jc w:val="both"/>
              <w:cnfStyle w:val="000000100000" w:firstRow="0" w:lastRow="0" w:firstColumn="0" w:lastColumn="0" w:oddVBand="0" w:evenVBand="0" w:oddHBand="1" w:evenHBand="0" w:firstRowFirstColumn="0" w:firstRowLastColumn="0" w:lastRowFirstColumn="0" w:lastRowLastColumn="0"/>
              <w:rPr>
                <w:lang w:val="de-CH"/>
              </w:rPr>
            </w:pPr>
            <w:r w:rsidRPr="00465DAF">
              <w:rPr>
                <w:lang w:val="de-CH"/>
              </w:rPr>
              <w:t>Chief Secretary</w:t>
            </w:r>
          </w:p>
        </w:tc>
      </w:tr>
      <w:tr w:rsidR="00465DAF" w:rsidRPr="00465DAF" w14:paraId="5E5C5271" w14:textId="77777777" w:rsidTr="00842A5B">
        <w:tc>
          <w:tcPr>
            <w:cnfStyle w:val="001000000000" w:firstRow="0" w:lastRow="0" w:firstColumn="1" w:lastColumn="0" w:oddVBand="0" w:evenVBand="0" w:oddHBand="0" w:evenHBand="0" w:firstRowFirstColumn="0" w:firstRowLastColumn="0" w:lastRowFirstColumn="0" w:lastRowLastColumn="0"/>
            <w:tcW w:w="4528" w:type="dxa"/>
            <w:shd w:val="clear" w:color="auto" w:fill="BFBFBF" w:themeFill="background1" w:themeFillShade="BF"/>
          </w:tcPr>
          <w:p w14:paraId="0140851F" w14:textId="397E985B" w:rsidR="00465DAF" w:rsidRPr="00465DAF" w:rsidRDefault="00465DAF" w:rsidP="00E32156">
            <w:pPr>
              <w:spacing w:line="360" w:lineRule="auto"/>
              <w:jc w:val="both"/>
            </w:pPr>
            <w:r w:rsidRPr="00465DAF">
              <w:rPr>
                <w:lang w:val="de-CH"/>
              </w:rPr>
              <w:t>20</w:t>
            </w:r>
          </w:p>
        </w:tc>
        <w:tc>
          <w:tcPr>
            <w:tcW w:w="4528" w:type="dxa"/>
            <w:shd w:val="clear" w:color="auto" w:fill="BFBFBF" w:themeFill="background1" w:themeFillShade="BF"/>
          </w:tcPr>
          <w:p w14:paraId="233FB700" w14:textId="25AC82D3" w:rsidR="00465DAF" w:rsidRPr="00465DAF" w:rsidRDefault="00465DAF" w:rsidP="00E32156">
            <w:pPr>
              <w:spacing w:line="360" w:lineRule="auto"/>
              <w:jc w:val="both"/>
              <w:cnfStyle w:val="000000000000" w:firstRow="0" w:lastRow="0" w:firstColumn="0" w:lastColumn="0" w:oddVBand="0" w:evenVBand="0" w:oddHBand="0" w:evenHBand="0" w:firstRowFirstColumn="0" w:firstRowLastColumn="0" w:lastRowFirstColumn="0" w:lastRowLastColumn="0"/>
              <w:rPr>
                <w:lang w:val="de-CH"/>
              </w:rPr>
            </w:pPr>
            <w:r w:rsidRPr="00465DAF">
              <w:rPr>
                <w:lang w:val="de-CH"/>
              </w:rPr>
              <w:t>Chief Minister</w:t>
            </w:r>
          </w:p>
        </w:tc>
      </w:tr>
    </w:tbl>
    <w:p w14:paraId="4FEBC29B" w14:textId="6A1CB0F5" w:rsidR="00D273BB" w:rsidRPr="00A31CBF" w:rsidRDefault="002423AB" w:rsidP="00E32156">
      <w:pPr>
        <w:pStyle w:val="Beschriftung"/>
        <w:jc w:val="both"/>
        <w:rPr>
          <w:highlight w:val="yellow"/>
        </w:rPr>
      </w:pPr>
      <w:bookmarkStart w:id="533" w:name="_Toc433648153"/>
      <w:r>
        <w:t xml:space="preserve">Table </w:t>
      </w:r>
      <w:fldSimple w:instr=" SEQ Table \* ARABIC ">
        <w:r w:rsidR="008D3461">
          <w:rPr>
            <w:noProof/>
          </w:rPr>
          <w:t>7</w:t>
        </w:r>
      </w:fldSimple>
      <w:r w:rsidRPr="00DE5391">
        <w:t>: Decision</w:t>
      </w:r>
      <w:ins w:id="534" w:author="Grau Jan, ENT-BIZ-PSR-ANA-DA" w:date="2015-11-06T20:07:00Z">
        <w:r w:rsidR="00BC5FC8">
          <w:t>-</w:t>
        </w:r>
      </w:ins>
      <w:del w:id="535" w:author="Grau Jan, ENT-BIZ-PSR-ANA-DA" w:date="2015-11-06T20:07:00Z">
        <w:r w:rsidRPr="00DE5391" w:rsidDel="00BC5FC8">
          <w:delText xml:space="preserve"> </w:delText>
        </w:r>
      </w:del>
      <w:r w:rsidRPr="00DE5391">
        <w:t>Making Authorities According to Grades on Provincial Level</w:t>
      </w:r>
      <w:bookmarkEnd w:id="533"/>
    </w:p>
    <w:p w14:paraId="50889131" w14:textId="77777777" w:rsidR="002106C0" w:rsidRDefault="002106C0" w:rsidP="00E32156">
      <w:pPr>
        <w:spacing w:line="360" w:lineRule="auto"/>
        <w:jc w:val="both"/>
      </w:pPr>
    </w:p>
    <w:p w14:paraId="412A7F39" w14:textId="78972740" w:rsidR="008A0B8A" w:rsidRDefault="008A0B8A" w:rsidP="00E32156">
      <w:pPr>
        <w:spacing w:line="360" w:lineRule="auto"/>
        <w:jc w:val="both"/>
      </w:pPr>
      <w:r w:rsidRPr="00B6533F">
        <w:rPr>
          <w:i/>
        </w:rPr>
        <w:t>Quaid-e-Azam</w:t>
      </w:r>
    </w:p>
    <w:p w14:paraId="165F8095" w14:textId="39C00F50" w:rsidR="008A0B8A" w:rsidRDefault="00EC1B58" w:rsidP="00E32156">
      <w:pPr>
        <w:spacing w:line="360" w:lineRule="auto"/>
        <w:jc w:val="both"/>
      </w:pPr>
      <w:r>
        <w:t>As already mentioned earlier in the previous sections, there are two ways for employees to attend a training. The first way is to attend the training privately, which does not require any other organizational processes. The second way is that the company can fund the training. In order to achieve this, the training description of the needs for the employee needs to be handed to the respective senior. The senior</w:t>
      </w:r>
      <w:r w:rsidR="00CE2ED7">
        <w:t>s</w:t>
      </w:r>
      <w:r>
        <w:t xml:space="preserve"> will pursue the application to his senior. The final verdict on whether the training is attended or not is in the hand of the Chief Opera</w:t>
      </w:r>
      <w:r w:rsidR="00845E46">
        <w:t>ting Officer of Quaid-e-Azam Saj</w:t>
      </w:r>
      <w:r>
        <w:t xml:space="preserve">jad Ahmad Sajid. </w:t>
      </w:r>
      <w:r w:rsidR="00244F39">
        <w:t xml:space="preserve">Usually in this case, the seniors are interested in trying to attend the training as well. The requirement that a training needs to claim is to be generating or helping the production to increase. Furthermore, it should also fit into the strategy of Quaid-e-Azam. </w:t>
      </w:r>
    </w:p>
    <w:p w14:paraId="5F329DD0" w14:textId="77777777" w:rsidR="00EA122A" w:rsidRDefault="00EA122A" w:rsidP="00E32156">
      <w:pPr>
        <w:spacing w:line="360" w:lineRule="auto"/>
        <w:jc w:val="both"/>
      </w:pPr>
    </w:p>
    <w:p w14:paraId="285C518D" w14:textId="52FEDD58" w:rsidR="008D48DA" w:rsidRDefault="008D3461" w:rsidP="00E32156">
      <w:pPr>
        <w:spacing w:line="360" w:lineRule="auto"/>
        <w:jc w:val="both"/>
      </w:pPr>
      <w:r w:rsidRPr="0093419A">
        <w:rPr>
          <w:noProof/>
          <w:lang w:val="de-CH" w:eastAsia="zh-CN"/>
        </w:rPr>
        <w:drawing>
          <wp:inline distT="0" distB="0" distL="0" distR="0" wp14:anchorId="00DD1C54" wp14:editId="768AC35A">
            <wp:extent cx="5557962" cy="2558166"/>
            <wp:effectExtent l="38100" t="0" r="24130" b="33020"/>
            <wp:docPr id="15" name="Diagram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46B71A6A" w14:textId="1E4770D4" w:rsidR="002106C0" w:rsidRDefault="002423AB" w:rsidP="00E32156">
      <w:pPr>
        <w:pStyle w:val="Beschriftung"/>
        <w:jc w:val="both"/>
      </w:pPr>
      <w:bookmarkStart w:id="536" w:name="_Toc433648221"/>
      <w:r>
        <w:t xml:space="preserve">Figure </w:t>
      </w:r>
      <w:fldSimple w:instr=" SEQ Figure \* ARABIC ">
        <w:r w:rsidR="008D3461">
          <w:rPr>
            <w:noProof/>
          </w:rPr>
          <w:t>11</w:t>
        </w:r>
      </w:fldSimple>
      <w:r w:rsidRPr="007271B8">
        <w:t>: Organizational Flow Chart for Quaid-e-Azam</w:t>
      </w:r>
      <w:bookmarkEnd w:id="536"/>
    </w:p>
    <w:p w14:paraId="78B14E49" w14:textId="77777777" w:rsidR="008D48DA" w:rsidRPr="00862884" w:rsidRDefault="008D48DA" w:rsidP="00E32156">
      <w:pPr>
        <w:spacing w:line="360" w:lineRule="auto"/>
        <w:jc w:val="both"/>
      </w:pPr>
    </w:p>
    <w:p w14:paraId="79751634" w14:textId="59C9B617" w:rsidR="009048EE" w:rsidRDefault="00EA122A" w:rsidP="00E32156">
      <w:pPr>
        <w:spacing w:line="360" w:lineRule="auto"/>
        <w:jc w:val="both"/>
      </w:pPr>
      <w:r w:rsidRPr="00B6533F">
        <w:rPr>
          <w:i/>
        </w:rPr>
        <w:t>FFC Energy Limited</w:t>
      </w:r>
    </w:p>
    <w:p w14:paraId="0D3F4B8C" w14:textId="46AA9158" w:rsidR="000C5C8F" w:rsidRDefault="00EA122A" w:rsidP="00E32156">
      <w:pPr>
        <w:spacing w:line="360" w:lineRule="auto"/>
        <w:jc w:val="both"/>
      </w:pPr>
      <w:r>
        <w:t xml:space="preserve">The decision process of FFC Energy Limited is similar to the one from Quaid-e-Azam. Employees of the organization can apply for trainings through their superior. The </w:t>
      </w:r>
      <w:r>
        <w:lastRenderedPageBreak/>
        <w:t>superior, who is also eligible to apply for a training, then directs the training to the project officer. Th</w:t>
      </w:r>
      <w:r w:rsidR="00FE6923">
        <w:t>e project officers then channe</w:t>
      </w:r>
      <w:r w:rsidR="00305CCF">
        <w:t>l</w:t>
      </w:r>
      <w:r>
        <w:t xml:space="preserve"> the application to the Human Resource </w:t>
      </w:r>
      <w:r w:rsidR="00FE6923">
        <w:t>department</w:t>
      </w:r>
      <w:r>
        <w:t xml:space="preserve">. The Human Resource department has the final word on the trainings since </w:t>
      </w:r>
      <w:r w:rsidR="00FE6923">
        <w:t>this department is handling the budget. Within the budget available, the department is allowed to decide on the training. According to the experience of S. I. Shah (interview, September</w:t>
      </w:r>
      <w:r w:rsidR="007B1220">
        <w:t xml:space="preserve"> 29</w:t>
      </w:r>
      <w:r w:rsidR="007B1220" w:rsidRPr="007B1220">
        <w:rPr>
          <w:vertAlign w:val="superscript"/>
        </w:rPr>
        <w:t>th</w:t>
      </w:r>
      <w:r w:rsidR="00FE6923">
        <w:t xml:space="preserve">, 2016) the training gets usually accepted. However, </w:t>
      </w:r>
      <w:r w:rsidR="00054553">
        <w:t>it is possible</w:t>
      </w:r>
      <w:r w:rsidR="00FE6923">
        <w:t xml:space="preserve"> that the budget available </w:t>
      </w:r>
      <w:r w:rsidR="00054553">
        <w:t>is</w:t>
      </w:r>
      <w:r w:rsidR="00FE6923">
        <w:t xml:space="preserve"> too small for the training or </w:t>
      </w:r>
      <w:r w:rsidR="00054553">
        <w:t xml:space="preserve">that </w:t>
      </w:r>
      <w:r w:rsidR="00FE6923">
        <w:t xml:space="preserve">the training might not be important enough. Then there is the chance to reschedule the training for the next year, because the budget can also be applied accordingly. </w:t>
      </w:r>
    </w:p>
    <w:p w14:paraId="1182092B" w14:textId="77777777" w:rsidR="00172950" w:rsidRDefault="00172950" w:rsidP="00E32156">
      <w:pPr>
        <w:spacing w:line="360" w:lineRule="auto"/>
        <w:jc w:val="both"/>
      </w:pPr>
    </w:p>
    <w:p w14:paraId="44A6612E" w14:textId="7BBE1683" w:rsidR="00172950" w:rsidRDefault="00172950" w:rsidP="00E32156">
      <w:pPr>
        <w:spacing w:line="360" w:lineRule="auto"/>
        <w:jc w:val="both"/>
      </w:pPr>
      <w:r>
        <w:rPr>
          <w:noProof/>
          <w:lang w:val="de-CH" w:eastAsia="zh-CN"/>
        </w:rPr>
        <w:drawing>
          <wp:inline distT="0" distB="0" distL="0" distR="0" wp14:anchorId="46728DF6" wp14:editId="0ABD0D20">
            <wp:extent cx="5486400" cy="1976033"/>
            <wp:effectExtent l="0" t="0" r="0" b="24765"/>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23F9FD0" w14:textId="7B7D8758" w:rsidR="002106C0" w:rsidRDefault="002423AB" w:rsidP="00E32156">
      <w:pPr>
        <w:pStyle w:val="Beschriftung"/>
        <w:jc w:val="both"/>
      </w:pPr>
      <w:bookmarkStart w:id="537" w:name="_Toc433648222"/>
      <w:r>
        <w:t xml:space="preserve">Figure </w:t>
      </w:r>
      <w:fldSimple w:instr=" SEQ Figure \* ARABIC ">
        <w:r w:rsidR="008D3461">
          <w:rPr>
            <w:noProof/>
          </w:rPr>
          <w:t>12</w:t>
        </w:r>
      </w:fldSimple>
      <w:r w:rsidRPr="00A97A51">
        <w:t>: Organizational Flow Chart for FFC Energy Limited</w:t>
      </w:r>
      <w:bookmarkEnd w:id="537"/>
    </w:p>
    <w:p w14:paraId="30BCBF28" w14:textId="77777777" w:rsidR="009F585D" w:rsidRDefault="009F585D" w:rsidP="00E32156">
      <w:pPr>
        <w:spacing w:line="360" w:lineRule="auto"/>
        <w:jc w:val="both"/>
      </w:pPr>
    </w:p>
    <w:p w14:paraId="53FE2F4E" w14:textId="2B03D698" w:rsidR="009F585D" w:rsidRPr="00BA06FA" w:rsidRDefault="00BA06FA" w:rsidP="00E32156">
      <w:pPr>
        <w:spacing w:line="360" w:lineRule="auto"/>
        <w:jc w:val="both"/>
      </w:pPr>
      <w:r w:rsidRPr="00BA06FA">
        <w:t>For the decision</w:t>
      </w:r>
      <w:ins w:id="538" w:author="Grau Jan, ENT-BIZ-PSR-ANA-DA" w:date="2015-11-06T20:07:00Z">
        <w:r w:rsidR="00BC5FC8">
          <w:t>-</w:t>
        </w:r>
      </w:ins>
      <w:del w:id="539" w:author="Grau Jan, ENT-BIZ-PSR-ANA-DA" w:date="2015-11-06T20:07:00Z">
        <w:r w:rsidRPr="00BA06FA" w:rsidDel="00BC5FC8">
          <w:delText xml:space="preserve"> </w:delText>
        </w:r>
      </w:del>
      <w:r w:rsidRPr="00BA06FA">
        <w:t>making section a summary of all the institutions is difficult</w:t>
      </w:r>
      <w:r>
        <w:t xml:space="preserve"> as well</w:t>
      </w:r>
      <w:r w:rsidRPr="00BA06FA">
        <w:t xml:space="preserve">. </w:t>
      </w:r>
      <w:r>
        <w:t>Nonetheless</w:t>
      </w:r>
      <w:r w:rsidR="00054553">
        <w:t>,</w:t>
      </w:r>
      <w:r>
        <w:t xml:space="preserve"> there is a</w:t>
      </w:r>
      <w:r w:rsidR="00305CCF">
        <w:t>n</w:t>
      </w:r>
      <w:r>
        <w:t xml:space="preserve"> observable</w:t>
      </w:r>
      <w:r w:rsidR="00054553">
        <w:t xml:space="preserve"> difference</w:t>
      </w:r>
      <w:r>
        <w:t xml:space="preserve"> between the institutions on the government side and the bigger organizations in terms of where the topic of the training is raised</w:t>
      </w:r>
      <w:r w:rsidR="00842A5B">
        <w:t>. This</w:t>
      </w:r>
      <w:r w:rsidR="00054553">
        <w:t>,</w:t>
      </w:r>
      <w:r w:rsidR="00842A5B">
        <w:t xml:space="preserve"> however, was </w:t>
      </w:r>
      <w:r w:rsidR="00054553">
        <w:t xml:space="preserve">already </w:t>
      </w:r>
      <w:r w:rsidR="00842A5B">
        <w:t>shown earlier in the problem recognition section. Interestingly</w:t>
      </w:r>
      <w:r w:rsidR="00054553">
        <w:t>,</w:t>
      </w:r>
      <w:r w:rsidR="00842A5B">
        <w:t xml:space="preserve"> there is </w:t>
      </w:r>
      <w:r w:rsidR="0049532A">
        <w:t>one</w:t>
      </w:r>
      <w:r w:rsidR="00842A5B">
        <w:t xml:space="preserve"> common aspect between all institutions</w:t>
      </w:r>
      <w:r w:rsidR="00054553">
        <w:t>:</w:t>
      </w:r>
      <w:r w:rsidR="00842A5B">
        <w:t xml:space="preserve"> </w:t>
      </w:r>
      <w:r w:rsidR="00054553">
        <w:t xml:space="preserve">all </w:t>
      </w:r>
      <w:r w:rsidR="00842A5B">
        <w:t>decision</w:t>
      </w:r>
      <w:ins w:id="540" w:author="Grau Jan, ENT-BIZ-PSR-ANA-DA" w:date="2015-11-06T20:07:00Z">
        <w:r w:rsidR="00BC5FC8">
          <w:t>-</w:t>
        </w:r>
      </w:ins>
      <w:del w:id="541" w:author="Grau Jan, ENT-BIZ-PSR-ANA-DA" w:date="2015-11-06T20:07:00Z">
        <w:r w:rsidR="00842A5B" w:rsidDel="00BC5FC8">
          <w:delText xml:space="preserve"> </w:delText>
        </w:r>
      </w:del>
      <w:r w:rsidR="00842A5B">
        <w:t xml:space="preserve">making processes are all </w:t>
      </w:r>
      <w:r w:rsidR="00054553">
        <w:t xml:space="preserve">dependent on </w:t>
      </w:r>
      <w:r w:rsidR="00842A5B">
        <w:t xml:space="preserve">favor of higher </w:t>
      </w:r>
      <w:r w:rsidR="00054553">
        <w:t>ranking personnel,</w:t>
      </w:r>
      <w:r w:rsidR="00842A5B">
        <w:t xml:space="preserve"> due to the decision strength of them. This increases the chance of higher ranking officers or managers to attend a training.</w:t>
      </w:r>
    </w:p>
    <w:p w14:paraId="2E016330" w14:textId="77777777" w:rsidR="005755CD" w:rsidRDefault="005755CD">
      <w:pPr>
        <w:rPr>
          <w:rFonts w:ascii="Times" w:hAnsi="Times"/>
          <w:b/>
          <w:bCs/>
          <w:kern w:val="36"/>
          <w:sz w:val="48"/>
          <w:szCs w:val="48"/>
        </w:rPr>
      </w:pPr>
      <w:r>
        <w:br w:type="page"/>
      </w:r>
    </w:p>
    <w:p w14:paraId="07B3B2E9" w14:textId="061CFE02" w:rsidR="0053248F" w:rsidRPr="001D6111" w:rsidRDefault="005755CD" w:rsidP="00496A38">
      <w:pPr>
        <w:pStyle w:val="berschrift1"/>
        <w:rPr>
          <w:lang w:val="en-US"/>
        </w:rPr>
      </w:pPr>
      <w:bookmarkStart w:id="542" w:name="_Toc434241909"/>
      <w:r w:rsidRPr="00496A38">
        <w:rPr>
          <w:rFonts w:asciiTheme="majorHAnsi" w:hAnsiTheme="majorHAnsi"/>
          <w:lang w:val="en-US"/>
        </w:rPr>
        <w:lastRenderedPageBreak/>
        <w:t>7</w:t>
      </w:r>
      <w:r w:rsidR="009048EE" w:rsidRPr="00496A38">
        <w:rPr>
          <w:rFonts w:asciiTheme="majorHAnsi" w:hAnsiTheme="majorHAnsi"/>
          <w:lang w:val="en-US"/>
        </w:rPr>
        <w:t>.</w:t>
      </w:r>
      <w:r w:rsidR="009048EE" w:rsidRPr="009048EE">
        <w:rPr>
          <w:lang w:val="en-US"/>
        </w:rPr>
        <w:t xml:space="preserve"> </w:t>
      </w:r>
      <w:r w:rsidR="009048EE" w:rsidRPr="006F6CA6">
        <w:rPr>
          <w:rFonts w:asciiTheme="majorHAnsi" w:hAnsiTheme="majorHAnsi"/>
          <w:lang w:val="en-US"/>
        </w:rPr>
        <w:t>Interpretation</w:t>
      </w:r>
      <w:del w:id="543" w:author="Grau Jan, ENT-BIZ-PSR-ANA-DA" w:date="2015-11-06T19:59:00Z">
        <w:r w:rsidR="009048EE" w:rsidRPr="006F6CA6" w:rsidDel="00BC5FC8">
          <w:rPr>
            <w:rFonts w:asciiTheme="majorHAnsi" w:hAnsiTheme="majorHAnsi"/>
            <w:lang w:val="en-US"/>
          </w:rPr>
          <w:delText>s</w:delText>
        </w:r>
      </w:del>
      <w:r w:rsidR="009048EE" w:rsidRPr="006F6CA6">
        <w:rPr>
          <w:rFonts w:asciiTheme="majorHAnsi" w:hAnsiTheme="majorHAnsi"/>
          <w:lang w:val="en-US"/>
        </w:rPr>
        <w:t xml:space="preserve"> of Results and Implementation</w:t>
      </w:r>
      <w:del w:id="544" w:author="Grau Jan, ENT-BIZ-PSR-ANA-DA" w:date="2015-11-06T20:00:00Z">
        <w:r w:rsidR="009048EE" w:rsidRPr="006F6CA6" w:rsidDel="00BC5FC8">
          <w:rPr>
            <w:rFonts w:asciiTheme="majorHAnsi" w:hAnsiTheme="majorHAnsi"/>
            <w:lang w:val="en-US"/>
          </w:rPr>
          <w:delText>s</w:delText>
        </w:r>
      </w:del>
      <w:r w:rsidR="009048EE" w:rsidRPr="006F6CA6">
        <w:rPr>
          <w:rFonts w:asciiTheme="majorHAnsi" w:hAnsiTheme="majorHAnsi"/>
          <w:lang w:val="en-US"/>
        </w:rPr>
        <w:t xml:space="preserve"> Suggestions</w:t>
      </w:r>
      <w:bookmarkEnd w:id="542"/>
    </w:p>
    <w:p w14:paraId="78EBD8A8" w14:textId="1487E2C0" w:rsidR="00E66880" w:rsidRDefault="00E66880" w:rsidP="00E32156">
      <w:pPr>
        <w:spacing w:line="360" w:lineRule="auto"/>
        <w:jc w:val="both"/>
      </w:pPr>
      <w:r>
        <w:t xml:space="preserve">In this chapter, a summary of what has been found out in this thesis </w:t>
      </w:r>
      <w:r w:rsidR="00A31CBF">
        <w:t>is</w:t>
      </w:r>
      <w:r>
        <w:t xml:space="preserve"> outlined. Following the summary, implementation suggestions based on the summary </w:t>
      </w:r>
      <w:r w:rsidR="00A31CBF">
        <w:t>is</w:t>
      </w:r>
      <w:r>
        <w:t xml:space="preserve"> made.</w:t>
      </w:r>
    </w:p>
    <w:p w14:paraId="708E1D34" w14:textId="046C96E3" w:rsidR="00A67881" w:rsidRDefault="00E66880" w:rsidP="00E32156">
      <w:pPr>
        <w:spacing w:line="360" w:lineRule="auto"/>
        <w:jc w:val="both"/>
      </w:pPr>
      <w:r>
        <w:t xml:space="preserve">Concerning the problem recognition, </w:t>
      </w:r>
      <w:r w:rsidR="00741C8C">
        <w:t>the results have shown, that the motivation</w:t>
      </w:r>
      <w:r w:rsidR="00A31CBF">
        <w:t xml:space="preserve"> to</w:t>
      </w:r>
      <w:r w:rsidR="00741C8C">
        <w:t xml:space="preserve"> attend a training is very high. This is true for all organizations involved in this study. Thus, if a training is there, the chances of </w:t>
      </w:r>
      <w:r w:rsidR="00A31CBF">
        <w:t>members or employees</w:t>
      </w:r>
      <w:r w:rsidR="00741C8C">
        <w:t xml:space="preserve"> wanting to attend the training is very high. The interviews have also shown, that the next step from general motivation to the motivation of wanting to attend a specific training is in most of the cases passive. This means that </w:t>
      </w:r>
      <w:r w:rsidR="00A67881">
        <w:t>the motivation for a specific training is in most of the cases only there, when it is offered to the organization. The organizations get the training offered through different donor agencies. The donor agencies, which sometimes also include foreign gove</w:t>
      </w:r>
      <w:r w:rsidR="00C405B8">
        <w:t xml:space="preserve">rnments, are listed in </w:t>
      </w:r>
      <w:r w:rsidR="00054553">
        <w:t xml:space="preserve">Figure </w:t>
      </w:r>
      <w:r w:rsidR="00C405B8">
        <w:t>10</w:t>
      </w:r>
      <w:r w:rsidR="00A67881">
        <w:t xml:space="preserve">. They play a vital role in the training section for the different organizations. </w:t>
      </w:r>
      <w:r w:rsidR="00A31CBF">
        <w:t>To increase the probability of a successful approach</w:t>
      </w:r>
      <w:r w:rsidR="00054553">
        <w:t>,</w:t>
      </w:r>
      <w:r w:rsidR="00A31CBF">
        <w:t xml:space="preserve"> GIZ, USAID and JICA should be approached first, since they were mentioned by both governmental institutions. </w:t>
      </w:r>
      <w:r w:rsidR="00E13F5B">
        <w:t xml:space="preserve">Furthermore, once a training in the renewable energy sector </w:t>
      </w:r>
      <w:r w:rsidR="00054553">
        <w:t>is</w:t>
      </w:r>
      <w:r w:rsidR="00E13F5B">
        <w:t xml:space="preserve"> offered, the channeling towards the organization, which is in need of the training, is </w:t>
      </w:r>
      <w:r w:rsidR="00054553">
        <w:t xml:space="preserve">works </w:t>
      </w:r>
      <w:r w:rsidR="00E13F5B">
        <w:t xml:space="preserve">perfectly in Pakistan. This is the case in the provincial as well as in the federal level. </w:t>
      </w:r>
      <w:r w:rsidR="00845E46">
        <w:t xml:space="preserve">Sometimes, even </w:t>
      </w:r>
      <w:r w:rsidR="00A31CBF">
        <w:t>the big corporate players such as Quaid-e-Azam and FFC Energy Limited are invited.</w:t>
      </w:r>
    </w:p>
    <w:p w14:paraId="51ED33B9" w14:textId="4ED84EC8" w:rsidR="00E66880" w:rsidRDefault="00A67881" w:rsidP="00E32156">
      <w:pPr>
        <w:spacing w:line="360" w:lineRule="auto"/>
        <w:jc w:val="both"/>
      </w:pPr>
      <w:r>
        <w:t xml:space="preserve">Hence, the information search in most of the cases is non-existent. There are cases, when the employees or members of the organizations are looking for a specific training in order to find a training suitable to their specific project needs. However, the main platform for the information search is the donor agencies as well. In case of the AEDB, the donor agencies are sometimes explicitly asked for a certain training. For the individual information search, the chances of </w:t>
      </w:r>
      <w:r w:rsidR="00EB16D5">
        <w:t>getting picked as a training is significantly lower since</w:t>
      </w:r>
      <w:r w:rsidR="00054553">
        <w:t>,</w:t>
      </w:r>
      <w:r w:rsidR="00EB16D5">
        <w:t xml:space="preserve"> first of all the members or employees </w:t>
      </w:r>
      <w:r w:rsidR="00054553">
        <w:t>must</w:t>
      </w:r>
      <w:r w:rsidR="00EB16D5">
        <w:t xml:space="preserve"> be able to find the training offered. Secondly, the steps to finance the trai</w:t>
      </w:r>
      <w:r w:rsidR="00A12A66">
        <w:t xml:space="preserve">ning are not always simple. For getting the funding of the organization, long-lasting procedures need to be undertaken. </w:t>
      </w:r>
      <w:r w:rsidR="00840D9B">
        <w:t>The</w:t>
      </w:r>
      <w:r w:rsidR="00E13F5B">
        <w:t xml:space="preserve"> procedure involves the acceptance on several levels and the final decision is always at the top level of the company, which is simply decreasing the chance of the training getting accepted. </w:t>
      </w:r>
      <w:r w:rsidR="00840D9B">
        <w:t>To increase the chances of getting accepted, the benefits of the training would need to be expressed in money and words as well as being adjusted to each individual case</w:t>
      </w:r>
      <w:r w:rsidR="00A12A66">
        <w:t>.</w:t>
      </w:r>
      <w:r w:rsidR="00840D9B">
        <w:t xml:space="preserve"> This </w:t>
      </w:r>
      <w:r w:rsidR="00840D9B">
        <w:lastRenderedPageBreak/>
        <w:t xml:space="preserve">would require investments in the marketing of the training, which </w:t>
      </w:r>
      <w:r w:rsidR="00A31CBF">
        <w:t>would</w:t>
      </w:r>
      <w:r w:rsidR="00840D9B">
        <w:t xml:space="preserve"> be too expensive.</w:t>
      </w:r>
      <w:r w:rsidR="00A12A66">
        <w:t xml:space="preserve"> In the private field, the training is competing with all the other expenses of the members or employees of this organization, which would require a marketing of a consumer good, which by itself requires huge financial inputs from the side of the Global Atlas as well. Thus, it can be concluded that in order to best comply with the goal of the Global Atlas, the training needs to be created in combination with the donor agencies. This would not only give the Global Atlas access to all the different organizations, but </w:t>
      </w:r>
      <w:r w:rsidR="00054553">
        <w:t xml:space="preserve">it would </w:t>
      </w:r>
      <w:r w:rsidR="00A12A66">
        <w:t xml:space="preserve">also </w:t>
      </w:r>
      <w:r w:rsidR="00054553">
        <w:t xml:space="preserve"> utilize </w:t>
      </w:r>
      <w:r w:rsidR="00A12A66">
        <w:t>the motivation available of the members and employees to attend t</w:t>
      </w:r>
      <w:r w:rsidR="00E13F5B">
        <w:t>he training of the Global Atlas, which would be beneficial to the marketing cost of the training.</w:t>
      </w:r>
      <w:r w:rsidR="00A12A66">
        <w:t xml:space="preserve"> </w:t>
      </w:r>
      <w:r w:rsidR="00E13F5B">
        <w:t xml:space="preserve">Additionally, the training can be offered to any stakeholder in the government and it will get channeled to the relevant agency within the government on </w:t>
      </w:r>
      <w:r w:rsidR="003D2D20">
        <w:t xml:space="preserve">both </w:t>
      </w:r>
      <w:r w:rsidR="00E13F5B">
        <w:t>provincial</w:t>
      </w:r>
      <w:r w:rsidR="003D2D20">
        <w:t xml:space="preserve"> and </w:t>
      </w:r>
      <w:r w:rsidR="00E13F5B">
        <w:t xml:space="preserve">federal </w:t>
      </w:r>
      <w:r w:rsidR="003D2D20">
        <w:t xml:space="preserve">levels, </w:t>
      </w:r>
      <w:r w:rsidR="00E13F5B">
        <w:t>and if doable</w:t>
      </w:r>
      <w:r w:rsidR="003D2D20">
        <w:t>,</w:t>
      </w:r>
      <w:r w:rsidR="00E13F5B">
        <w:t xml:space="preserve"> also to the companies. This channeling can decrease the cost of marketing by a significant amount as well.</w:t>
      </w:r>
      <w:r w:rsidR="00227EC8">
        <w:t xml:space="preserve"> Furthermore, the budget in the organizations for funding the trainings by themselves is </w:t>
      </w:r>
      <w:r w:rsidR="00240FC3">
        <w:t xml:space="preserve">also </w:t>
      </w:r>
      <w:r w:rsidR="00227EC8">
        <w:t>very restricted</w:t>
      </w:r>
      <w:r w:rsidR="000734B7">
        <w:t>, which</w:t>
      </w:r>
      <w:r w:rsidR="00240FC3">
        <w:t>, in turn,</w:t>
      </w:r>
      <w:r w:rsidR="000734B7">
        <w:t xml:space="preserve"> decreases the chances of a training getting accepted</w:t>
      </w:r>
      <w:r w:rsidR="00227EC8">
        <w:t>.</w:t>
      </w:r>
      <w:r w:rsidR="000734B7">
        <w:t xml:space="preserve"> As for the case of Khyber Pakhtunkhwa, </w:t>
      </w:r>
      <w:r w:rsidR="00240FC3">
        <w:t xml:space="preserve">as </w:t>
      </w:r>
      <w:r w:rsidR="000734B7">
        <w:t>in most of the cases</w:t>
      </w:r>
      <w:r w:rsidR="00240FC3">
        <w:t>,</w:t>
      </w:r>
      <w:r w:rsidR="000734B7">
        <w:t xml:space="preserve"> there is no money</w:t>
      </w:r>
      <w:r w:rsidR="00240FC3">
        <w:t xml:space="preserve"> even </w:t>
      </w:r>
      <w:r w:rsidR="000734B7">
        <w:t>available for trainings.</w:t>
      </w:r>
      <w:r w:rsidR="00E86045">
        <w:t xml:space="preserve"> </w:t>
      </w:r>
    </w:p>
    <w:p w14:paraId="05CEFC32" w14:textId="4D4C3FD0" w:rsidR="00A12A66" w:rsidRDefault="00A12A66" w:rsidP="00E32156">
      <w:pPr>
        <w:spacing w:line="360" w:lineRule="auto"/>
        <w:jc w:val="both"/>
      </w:pPr>
      <w:r>
        <w:t>In terms of the decision</w:t>
      </w:r>
      <w:ins w:id="545" w:author="Grau Jan, ENT-BIZ-PSR-ANA-DA" w:date="2015-11-06T20:07:00Z">
        <w:r w:rsidR="00BC5FC8">
          <w:t>-</w:t>
        </w:r>
      </w:ins>
      <w:del w:id="546" w:author="Grau Jan, ENT-BIZ-PSR-ANA-DA" w:date="2015-11-06T20:07:00Z">
        <w:r w:rsidDel="00BC5FC8">
          <w:delText xml:space="preserve"> </w:delText>
        </w:r>
      </w:del>
      <w:r>
        <w:t xml:space="preserve">making process by </w:t>
      </w:r>
      <w:r w:rsidR="00E13F5B">
        <w:t xml:space="preserve">the different organizations, the results have shown </w:t>
      </w:r>
      <w:r w:rsidR="00840D9B">
        <w:t>another very important aspect. For every stakeholder interviewed for this thesis, the members, respectively the employees of the stakeholders have only selected people attending a training. Those selected people are usually upper-ranked official</w:t>
      </w:r>
      <w:r w:rsidR="00F10F88">
        <w:t>s</w:t>
      </w:r>
      <w:r w:rsidR="00840D9B">
        <w:t>. In AEDB, most of the times officers are attending a training, where the rest of the crew</w:t>
      </w:r>
      <w:r w:rsidR="00227EC8">
        <w:t xml:space="preserve"> is only allowed to administrative trainings. The same is even more explicit on the provincial level, where even </w:t>
      </w:r>
      <w:r w:rsidR="00240FC3">
        <w:t xml:space="preserve">the </w:t>
      </w:r>
      <w:r w:rsidR="00227EC8">
        <w:t xml:space="preserve">trainings offered by the donor agencies can only be attended by officers from rank 17 or above. A similar principle </w:t>
      </w:r>
      <w:r w:rsidR="00240FC3">
        <w:t>is also</w:t>
      </w:r>
      <w:r w:rsidR="00227EC8">
        <w:t xml:space="preserve"> found in the companies, where the application to a training always needs </w:t>
      </w:r>
      <w:r w:rsidR="00240FC3">
        <w:t>have</w:t>
      </w:r>
      <w:r w:rsidR="00227EC8">
        <w:t xml:space="preserve"> a senior, who </w:t>
      </w:r>
      <w:r w:rsidR="00240FC3">
        <w:t xml:space="preserve">desires </w:t>
      </w:r>
      <w:r w:rsidR="00227EC8">
        <w:t xml:space="preserve">to pursue the training as well. Therefore, also when a training is offered, it is more likely that a senior can also attend the training. Based on the fact, that the motivation within the organizations is high and the lack of knowledge in this field is big, </w:t>
      </w:r>
      <w:r w:rsidR="00240FC3">
        <w:t xml:space="preserve">increasing </w:t>
      </w:r>
      <w:r w:rsidR="00227EC8">
        <w:t xml:space="preserve">the chance that </w:t>
      </w:r>
      <w:r w:rsidR="000734B7">
        <w:t>higher-ranking</w:t>
      </w:r>
      <w:r w:rsidR="00227EC8">
        <w:t xml:space="preserve"> officers would be attending the training of the Global Atlas.</w:t>
      </w:r>
      <w:r w:rsidR="000734B7">
        <w:t xml:space="preserve"> Although this is a good sign because the policies and the decisions are also made by the officer, which would be benefic</w:t>
      </w:r>
      <w:r w:rsidR="004955CE">
        <w:t>ial to the Global Atlas and its goal. Nonetheless,</w:t>
      </w:r>
      <w:r w:rsidR="000734B7">
        <w:t xml:space="preserve"> the actual user of the tools of the Global Atlas will not be addressed</w:t>
      </w:r>
      <w:r w:rsidR="004955CE">
        <w:t xml:space="preserve"> with this</w:t>
      </w:r>
      <w:r w:rsidR="000734B7">
        <w:t>. The actual user of the</w:t>
      </w:r>
      <w:r w:rsidR="004955CE">
        <w:t xml:space="preserve"> tools</w:t>
      </w:r>
      <w:r w:rsidR="00240FC3">
        <w:t>,</w:t>
      </w:r>
      <w:r w:rsidR="004955CE">
        <w:t xml:space="preserve"> as mentioned in chapter 2</w:t>
      </w:r>
      <w:r w:rsidR="000734B7">
        <w:t>.3</w:t>
      </w:r>
      <w:r w:rsidR="00240FC3">
        <w:t>,</w:t>
      </w:r>
      <w:r w:rsidR="000734B7">
        <w:t xml:space="preserve"> are mostly the Junior Associates, </w:t>
      </w:r>
      <w:r w:rsidR="00240FC3">
        <w:t xml:space="preserve">who </w:t>
      </w:r>
      <w:r w:rsidR="000734B7">
        <w:t xml:space="preserve">do not have the rank of an officer or a </w:t>
      </w:r>
      <w:r w:rsidR="000734B7">
        <w:lastRenderedPageBreak/>
        <w:t xml:space="preserve">senior yet. This is why the motivation evaluated in the </w:t>
      </w:r>
      <w:r w:rsidR="00C83F72">
        <w:t xml:space="preserve">previous paragraph needs to be used to slightly change the </w:t>
      </w:r>
      <w:r w:rsidR="004955CE">
        <w:t>focus</w:t>
      </w:r>
      <w:r w:rsidR="00C83F72">
        <w:t xml:space="preserve"> of the training. </w:t>
      </w:r>
    </w:p>
    <w:p w14:paraId="72A4DF1B" w14:textId="0E7A6DAE" w:rsidR="004955CE" w:rsidRDefault="00C83F72" w:rsidP="00E32156">
      <w:pPr>
        <w:spacing w:line="360" w:lineRule="auto"/>
        <w:jc w:val="both"/>
      </w:pPr>
      <w:r>
        <w:t xml:space="preserve">The slight change in the </w:t>
      </w:r>
      <w:r w:rsidR="004955CE">
        <w:t>focus</w:t>
      </w:r>
      <w:r>
        <w:t xml:space="preserve"> of training is to make a training that is designed to </w:t>
      </w:r>
      <w:r w:rsidR="004955CE">
        <w:t>develop</w:t>
      </w:r>
      <w:r>
        <w:t xml:space="preserve"> </w:t>
      </w:r>
      <w:r w:rsidR="004955CE">
        <w:t>the</w:t>
      </w:r>
      <w:r>
        <w:t xml:space="preserve"> officer</w:t>
      </w:r>
      <w:r w:rsidR="004955CE">
        <w:t>s and high-ranking managers as experts on the topic. This expert knowledge should then be used to offer courses within their respective organizations.</w:t>
      </w:r>
      <w:r>
        <w:t xml:space="preserve"> This would not only allow the actual user to be able to </w:t>
      </w:r>
      <w:r w:rsidR="004955CE">
        <w:t>participate in</w:t>
      </w:r>
      <w:r>
        <w:t xml:space="preserve"> the training, it would also enable the organizations to have the knowledge spread within their organizations. In all of the organizations, the facilities to organize an intern training are </w:t>
      </w:r>
      <w:r w:rsidR="00783E4C">
        <w:t>given. Furthermore, sending just one or two peop</w:t>
      </w:r>
      <w:r w:rsidR="007D34B0">
        <w:t>le to attend the training, but having a lot more other people trained on the topic would also be a good idea</w:t>
      </w:r>
      <w:r w:rsidR="00F24A11">
        <w:t>,</w:t>
      </w:r>
      <w:r w:rsidR="007D34B0">
        <w:t xml:space="preserve"> financially</w:t>
      </w:r>
      <w:r w:rsidR="00F24A11">
        <w:t>,</w:t>
      </w:r>
      <w:r w:rsidR="007D34B0">
        <w:t xml:space="preserve"> for the organizations. This would also be beneficial to the goal of the Global Atlas, because the user base would increase by a significant amount</w:t>
      </w:r>
      <w:r w:rsidR="00250920">
        <w:t xml:space="preserve">. </w:t>
      </w:r>
      <w:r w:rsidR="00887467">
        <w:t xml:space="preserve">With this option, the Global Atlas would also decrease the marketing costs per user, since through the cooperation with the donor agencies, the officers or other relevant person would get in contact with the training through the channeling of the organizations. </w:t>
      </w:r>
      <w:r w:rsidR="004955CE">
        <w:t xml:space="preserve">Additionally through the high-ranking official and managers attending the training would ensure that the training will also be offered by a qualified and gifted expert within the organizations. </w:t>
      </w:r>
    </w:p>
    <w:p w14:paraId="1F7FB6E1" w14:textId="50F93C33" w:rsidR="00C83F72" w:rsidRDefault="00B25823" w:rsidP="00E32156">
      <w:pPr>
        <w:spacing w:line="360" w:lineRule="auto"/>
        <w:jc w:val="both"/>
      </w:pPr>
      <w:r>
        <w:t xml:space="preserve">Nonetheless, the actual training itself needs to be according to the managers and high-ranking officers to increase their motivation of attending the training. </w:t>
      </w:r>
      <w:r w:rsidR="004955CE">
        <w:t xml:space="preserve">This is why </w:t>
      </w:r>
      <w:r>
        <w:t>a certification</w:t>
      </w:r>
      <w:r w:rsidR="004955CE">
        <w:t xml:space="preserve"> is needed</w:t>
      </w:r>
      <w:r>
        <w:t>, as shown in the interview results</w:t>
      </w:r>
      <w:r w:rsidR="00F24A11">
        <w:t>,</w:t>
      </w:r>
      <w:r>
        <w:t xml:space="preserve"> is a great motivation for the individual who attend the training</w:t>
      </w:r>
      <w:r w:rsidR="00F24A11">
        <w:t xml:space="preserve"> because it</w:t>
      </w:r>
      <w:r>
        <w:t xml:space="preserve"> </w:t>
      </w:r>
      <w:r w:rsidR="00F24A11">
        <w:t xml:space="preserve">would </w:t>
      </w:r>
      <w:r>
        <w:t xml:space="preserve">help them further develop. </w:t>
      </w:r>
      <w:r w:rsidR="004955CE">
        <w:t xml:space="preserve">Another motivation rising from this change is the creation of </w:t>
      </w:r>
      <w:r>
        <w:t xml:space="preserve">a get-together with important people from all the different industries in the renewable energy sector and therefore benefitting from the broad approach of the Global Atlas. This </w:t>
      </w:r>
      <w:r w:rsidR="00F24A11">
        <w:t xml:space="preserve">would </w:t>
      </w:r>
      <w:r>
        <w:t xml:space="preserve">allow the managers to network and get to know other important people within the industry. </w:t>
      </w:r>
      <w:r w:rsidR="004955CE">
        <w:t xml:space="preserve">There </w:t>
      </w:r>
      <w:r>
        <w:t xml:space="preserve">are two other reasons for the managers to attend the training. Firstly, teaching the training to the Junior Associates will help them use the results from the tool on a better basis, since they are the only managers/high ranking officers with profound insights in the program. </w:t>
      </w:r>
      <w:r w:rsidR="001B2F46">
        <w:t>Secondly</w:t>
      </w:r>
      <w:r w:rsidR="00F24A11">
        <w:t>,</w:t>
      </w:r>
      <w:r w:rsidR="001B2F46">
        <w:t xml:space="preserve"> the created network will open up their ways to look for project on a broader perspective, which could end in Joint Ventures with manager</w:t>
      </w:r>
      <w:r w:rsidR="000871D9">
        <w:t>’</w:t>
      </w:r>
      <w:r w:rsidR="001B2F46">
        <w:t>s/high ranking officer</w:t>
      </w:r>
      <w:r w:rsidR="000871D9">
        <w:t>’</w:t>
      </w:r>
      <w:r w:rsidR="001B2F46">
        <w:t xml:space="preserve">s institutions. </w:t>
      </w:r>
    </w:p>
    <w:p w14:paraId="65917AD5" w14:textId="0F612531" w:rsidR="00B25823" w:rsidRDefault="001B2F46" w:rsidP="00E32156">
      <w:pPr>
        <w:spacing w:line="360" w:lineRule="auto"/>
        <w:jc w:val="both"/>
      </w:pPr>
      <w:r>
        <w:t xml:space="preserve">In order to </w:t>
      </w:r>
      <w:r w:rsidR="004955CE">
        <w:t xml:space="preserve">unburden the managers and </w:t>
      </w:r>
      <w:r>
        <w:t>high ranking officers, the material, which the training is based on, should be published online</w:t>
      </w:r>
      <w:r w:rsidR="004955CE">
        <w:t xml:space="preserve"> as well</w:t>
      </w:r>
      <w:r>
        <w:t xml:space="preserve">. </w:t>
      </w:r>
      <w:r w:rsidR="0062481D">
        <w:t>As to support both experts and institution-intern attendees, different versions should be published. This would</w:t>
      </w:r>
      <w:r w:rsidR="00F24A11">
        <w:t>,</w:t>
      </w:r>
      <w:r w:rsidR="0062481D">
        <w:t xml:space="preserve"> on the one hand</w:t>
      </w:r>
      <w:r w:rsidR="00F24A11">
        <w:t>,</w:t>
      </w:r>
      <w:r w:rsidR="0062481D">
        <w:t xml:space="preserve"> ensure</w:t>
      </w:r>
      <w:r>
        <w:t xml:space="preserve"> the quality of the training, when offered within the organizations</w:t>
      </w:r>
      <w:r w:rsidR="0062481D">
        <w:t xml:space="preserve"> as well </w:t>
      </w:r>
      <w:r w:rsidR="0062481D">
        <w:lastRenderedPageBreak/>
        <w:t>support the experts in teaching the training to their colleagues or employees</w:t>
      </w:r>
      <w:r>
        <w:t>. Having the material online, would also allow to</w:t>
      </w:r>
      <w:r w:rsidR="000871D9">
        <w:t xml:space="preserve"> constantly update the training, which is used since the Global Atlas is constantly evolving.</w:t>
      </w:r>
      <w:r w:rsidR="0062481D">
        <w:t xml:space="preserve"> </w:t>
      </w:r>
    </w:p>
    <w:p w14:paraId="64D86567" w14:textId="53963CD5" w:rsidR="000871D9" w:rsidRDefault="0062481D" w:rsidP="00E32156">
      <w:pPr>
        <w:spacing w:line="360" w:lineRule="auto"/>
        <w:jc w:val="both"/>
      </w:pPr>
      <w:r>
        <w:t>To summarize the</w:t>
      </w:r>
      <w:r w:rsidR="000871D9">
        <w:t xml:space="preserve"> measures</w:t>
      </w:r>
      <w:r>
        <w:t xml:space="preserve">, </w:t>
      </w:r>
      <w:r w:rsidR="00F24A11">
        <w:t xml:space="preserve">a list of </w:t>
      </w:r>
      <w:r>
        <w:t>who</w:t>
      </w:r>
      <w:r w:rsidR="000871D9">
        <w:t xml:space="preserve"> could lead according to the expert interviews in combination with the previously done analysis on the Global Atlas and its environment to successful implementation </w:t>
      </w:r>
      <w:r>
        <w:t xml:space="preserve">for a training in Pakistan the three implementation suggestions </w:t>
      </w:r>
      <w:r w:rsidR="00F24A11">
        <w:t>is given</w:t>
      </w:r>
      <w:r>
        <w:t xml:space="preserve"> below.</w:t>
      </w:r>
    </w:p>
    <w:p w14:paraId="6792FA1D" w14:textId="77777777" w:rsidR="0062481D" w:rsidRDefault="0062481D" w:rsidP="00E32156">
      <w:pPr>
        <w:spacing w:line="360" w:lineRule="auto"/>
        <w:jc w:val="both"/>
      </w:pPr>
    </w:p>
    <w:p w14:paraId="6BE23EC1" w14:textId="0017BE20" w:rsidR="0062481D" w:rsidRDefault="0062481D" w:rsidP="00E32156">
      <w:pPr>
        <w:pStyle w:val="Listenabsatz"/>
        <w:numPr>
          <w:ilvl w:val="0"/>
          <w:numId w:val="13"/>
        </w:numPr>
        <w:spacing w:line="360" w:lineRule="auto"/>
        <w:jc w:val="both"/>
      </w:pPr>
      <w:r>
        <w:t>Offer the training in cooperation with a Donor Agency</w:t>
      </w:r>
    </w:p>
    <w:p w14:paraId="7655E08F" w14:textId="33087C3D" w:rsidR="0062481D" w:rsidRDefault="0062481D" w:rsidP="00E32156">
      <w:pPr>
        <w:pStyle w:val="Listenabsatz"/>
        <w:numPr>
          <w:ilvl w:val="0"/>
          <w:numId w:val="13"/>
        </w:numPr>
        <w:spacing w:line="360" w:lineRule="auto"/>
        <w:jc w:val="both"/>
      </w:pPr>
      <w:r>
        <w:t>Train high-ranking officials and managers to expert, who will be able to teach the training within their organizations</w:t>
      </w:r>
    </w:p>
    <w:p w14:paraId="56CA8977" w14:textId="1B331E79" w:rsidR="0062481D" w:rsidRDefault="0062481D" w:rsidP="00E32156">
      <w:pPr>
        <w:pStyle w:val="Listenabsatz"/>
        <w:numPr>
          <w:ilvl w:val="0"/>
          <w:numId w:val="13"/>
        </w:numPr>
        <w:spacing w:line="360" w:lineRule="auto"/>
        <w:jc w:val="both"/>
      </w:pPr>
      <w:r>
        <w:t>Keeping the material online in an expert as well as student version</w:t>
      </w:r>
    </w:p>
    <w:p w14:paraId="34AF8B75" w14:textId="77777777" w:rsidR="005755CD" w:rsidRDefault="005755CD">
      <w:pPr>
        <w:rPr>
          <w:rFonts w:asciiTheme="majorHAnsi" w:hAnsiTheme="majorHAnsi"/>
          <w:b/>
          <w:bCs/>
          <w:kern w:val="36"/>
          <w:sz w:val="48"/>
          <w:szCs w:val="48"/>
        </w:rPr>
      </w:pPr>
      <w:r>
        <w:rPr>
          <w:rFonts w:asciiTheme="majorHAnsi" w:hAnsiTheme="majorHAnsi"/>
        </w:rPr>
        <w:br w:type="page"/>
      </w:r>
    </w:p>
    <w:p w14:paraId="2A4D525C" w14:textId="45A888C0" w:rsidR="00D7064F" w:rsidRPr="006F6CA6" w:rsidRDefault="005755CD" w:rsidP="00E32156">
      <w:pPr>
        <w:pStyle w:val="berschrift1"/>
        <w:jc w:val="both"/>
        <w:rPr>
          <w:rFonts w:asciiTheme="majorHAnsi" w:hAnsiTheme="majorHAnsi"/>
          <w:lang w:val="en-US"/>
        </w:rPr>
      </w:pPr>
      <w:bookmarkStart w:id="547" w:name="_Toc434241910"/>
      <w:r>
        <w:rPr>
          <w:rFonts w:asciiTheme="majorHAnsi" w:hAnsiTheme="majorHAnsi"/>
          <w:lang w:val="en-US"/>
        </w:rPr>
        <w:lastRenderedPageBreak/>
        <w:t>8</w:t>
      </w:r>
      <w:r w:rsidR="00D7064F" w:rsidRPr="006F6CA6">
        <w:rPr>
          <w:rFonts w:asciiTheme="majorHAnsi" w:hAnsiTheme="majorHAnsi"/>
          <w:lang w:val="en-US"/>
        </w:rPr>
        <w:t xml:space="preserve">. </w:t>
      </w:r>
      <w:r w:rsidR="00401606" w:rsidRPr="006F6CA6">
        <w:rPr>
          <w:rFonts w:asciiTheme="majorHAnsi" w:hAnsiTheme="majorHAnsi"/>
          <w:lang w:val="en-US"/>
        </w:rPr>
        <w:t>Critical Evaluation</w:t>
      </w:r>
      <w:bookmarkEnd w:id="547"/>
    </w:p>
    <w:p w14:paraId="60C6407E" w14:textId="0DB39561" w:rsidR="00276019" w:rsidRDefault="00C431E4" w:rsidP="00E32156">
      <w:pPr>
        <w:spacing w:line="360" w:lineRule="auto"/>
        <w:jc w:val="both"/>
      </w:pPr>
      <w:r>
        <w:t xml:space="preserve">In this chapter a critical evaluation is worked out in order to align the results so that they can </w:t>
      </w:r>
      <w:r w:rsidR="00E8184F">
        <w:t>be interpreted</w:t>
      </w:r>
      <w:r>
        <w:t xml:space="preserve"> in a right scientific way</w:t>
      </w:r>
      <w:r w:rsidR="0062481D">
        <w:t>.</w:t>
      </w:r>
      <w:r>
        <w:t xml:space="preserve"> </w:t>
      </w:r>
      <w:r w:rsidR="0062481D">
        <w:t>A critique on the method used is therefore described.</w:t>
      </w:r>
      <w:r w:rsidR="003721F1">
        <w:t xml:space="preserve"> </w:t>
      </w:r>
    </w:p>
    <w:p w14:paraId="6481AFBF" w14:textId="28E9FB5A" w:rsidR="00011FBC" w:rsidRDefault="00011FBC" w:rsidP="00E32156">
      <w:pPr>
        <w:spacing w:line="360" w:lineRule="auto"/>
        <w:jc w:val="both"/>
      </w:pPr>
      <w:r>
        <w:t>Due</w:t>
      </w:r>
      <w:r w:rsidR="007C3BBE">
        <w:t xml:space="preserve"> to the semi-</w:t>
      </w:r>
      <w:r w:rsidR="003721F1">
        <w:t>structured</w:t>
      </w:r>
      <w:r w:rsidR="007C3BBE">
        <w:t xml:space="preserve"> interv</w:t>
      </w:r>
      <w:r>
        <w:t>iew</w:t>
      </w:r>
      <w:r w:rsidR="00F24A11">
        <w:t>,</w:t>
      </w:r>
      <w:r>
        <w:t xml:space="preserve"> there are several biases and improvements</w:t>
      </w:r>
      <w:r w:rsidR="007C3BBE">
        <w:t xml:space="preserve"> behind the method. Firstly</w:t>
      </w:r>
      <w:r w:rsidR="00F24A11">
        <w:t>,</w:t>
      </w:r>
      <w:r w:rsidR="007C3BBE">
        <w:t xml:space="preserve"> the validity and reliability of the interviews due the fact that each interview was in a </w:t>
      </w:r>
      <w:r w:rsidR="003721F1">
        <w:t>different context</w:t>
      </w:r>
      <w:r w:rsidR="007C3BBE">
        <w:t>, in this thesis most of the interviews were conducted by phone, which leaves out the interpretation of gestures. Additionally</w:t>
      </w:r>
      <w:r w:rsidR="00F24A11">
        <w:t>,</w:t>
      </w:r>
      <w:r w:rsidR="007C3BBE">
        <w:t xml:space="preserve"> not every expert </w:t>
      </w:r>
      <w:r w:rsidR="00F24A11">
        <w:t xml:space="preserve">was </w:t>
      </w:r>
      <w:r w:rsidR="007C3BBE">
        <w:t xml:space="preserve">asked the same </w:t>
      </w:r>
      <w:r w:rsidR="00F24A11">
        <w:t xml:space="preserve">set of </w:t>
      </w:r>
      <w:r w:rsidR="007C3BBE">
        <w:t>questions due to the factor of the individuality of the situation</w:t>
      </w:r>
      <w:r w:rsidR="003721F1">
        <w:t xml:space="preserve"> the interview needed</w:t>
      </w:r>
      <w:r w:rsidR="007C3BBE">
        <w:t xml:space="preserve">. Nonetheless, the author of the research tried to adjust the questions so that the situation could be comparable. This however, can be </w:t>
      </w:r>
      <w:r w:rsidR="00C431E4">
        <w:t>neither controlled</w:t>
      </w:r>
      <w:r w:rsidR="007C3BBE">
        <w:t xml:space="preserve"> nor tested against. Secondly</w:t>
      </w:r>
      <w:r w:rsidR="00F24A11">
        <w:t>,</w:t>
      </w:r>
      <w:r w:rsidR="007C3BBE">
        <w:t xml:space="preserve"> also due to the individuality it would be impossible to replicate the same interview. This is</w:t>
      </w:r>
      <w:r w:rsidR="00A37D69">
        <w:t>,</w:t>
      </w:r>
      <w:r w:rsidR="007C3BBE">
        <w:t xml:space="preserve"> </w:t>
      </w:r>
      <w:r w:rsidR="003721F1">
        <w:t>on the one hand</w:t>
      </w:r>
      <w:r w:rsidR="00A37D69">
        <w:t>,</w:t>
      </w:r>
      <w:r w:rsidR="003721F1">
        <w:t xml:space="preserve"> </w:t>
      </w:r>
      <w:r w:rsidR="007C3BBE">
        <w:t>a critique point for the objectivity of the study</w:t>
      </w:r>
      <w:r w:rsidR="00A37D69">
        <w:t>.</w:t>
      </w:r>
      <w:r>
        <w:t xml:space="preserve"> </w:t>
      </w:r>
      <w:r w:rsidR="00A37D69">
        <w:t xml:space="preserve">On </w:t>
      </w:r>
      <w:r>
        <w:t>the other hand</w:t>
      </w:r>
      <w:r w:rsidR="00A37D69">
        <w:t>, however,</w:t>
      </w:r>
      <w:r w:rsidR="007C3BBE">
        <w:t xml:space="preserve"> it was necessary to adjust to the different situation and therefore the thesis has to come to terms with this situation. </w:t>
      </w:r>
    </w:p>
    <w:p w14:paraId="351DF644" w14:textId="0138EA0E" w:rsidR="00276019" w:rsidRDefault="00011FBC" w:rsidP="00E32156">
      <w:pPr>
        <w:spacing w:line="360" w:lineRule="auto"/>
        <w:jc w:val="both"/>
      </w:pPr>
      <w:r>
        <w:t xml:space="preserve">Due </w:t>
      </w:r>
      <w:r w:rsidR="00F960F4">
        <w:t xml:space="preserve">to the exploratory nature of the study, the results could still be used as a basis for further study on the situation. Further research topics can be found in the following chapter. </w:t>
      </w:r>
      <w:r w:rsidR="003846F4">
        <w:t>Additionally it can be said that in terms of the decision</w:t>
      </w:r>
      <w:ins w:id="548" w:author="Grau Jan, ENT-BIZ-PSR-ANA-DA" w:date="2015-11-06T20:07:00Z">
        <w:r w:rsidR="00BC5FC8">
          <w:t>-</w:t>
        </w:r>
      </w:ins>
      <w:del w:id="549" w:author="Grau Jan, ENT-BIZ-PSR-ANA-DA" w:date="2015-11-06T20:07:00Z">
        <w:r w:rsidR="003846F4" w:rsidDel="00BC5FC8">
          <w:delText xml:space="preserve"> </w:delText>
        </w:r>
      </w:del>
      <w:r w:rsidR="003846F4">
        <w:t xml:space="preserve">making process inside </w:t>
      </w:r>
      <w:r w:rsidR="00A37D69">
        <w:t>a</w:t>
      </w:r>
      <w:del w:id="550" w:author="Grau Jan, ENT-BIZ-PSR-ANA" w:date="2015-11-03T17:58:00Z">
        <w:r w:rsidR="00A37D69" w:rsidDel="00177415">
          <w:delText>n</w:delText>
        </w:r>
      </w:del>
      <w:ins w:id="551" w:author="Grau Jan, ENT-BIZ-PSR-ANA" w:date="2015-11-03T17:58:00Z">
        <w:r w:rsidR="00177415">
          <w:t>n</w:t>
        </w:r>
      </w:ins>
      <w:r w:rsidR="003846F4">
        <w:t xml:space="preserve"> institution, the experts were more than qualified to </w:t>
      </w:r>
      <w:del w:id="552" w:author="Grau Jan, ENT-BIZ-PSR-ANA" w:date="2015-11-03T18:01:00Z">
        <w:r w:rsidR="003846F4" w:rsidDel="00177415">
          <w:delText xml:space="preserve">gain </w:delText>
        </w:r>
      </w:del>
      <w:ins w:id="553" w:author="Grau Jan, ENT-BIZ-PSR-ANA" w:date="2015-11-03T18:01:00Z">
        <w:r w:rsidR="00177415">
          <w:t xml:space="preserve">give </w:t>
        </w:r>
      </w:ins>
      <w:r w:rsidR="003846F4">
        <w:t>insights that can be trusted fully since there is one process, which is set according to distinct rules</w:t>
      </w:r>
      <w:ins w:id="554" w:author="Grau Jan, ENT-BIZ-PSR-ANA" w:date="2015-11-03T18:01:00Z">
        <w:r w:rsidR="00177415">
          <w:t>.</w:t>
        </w:r>
      </w:ins>
      <w:del w:id="555" w:author="Grau Jan, ENT-BIZ-PSR-ANA" w:date="2015-11-03T18:01:00Z">
        <w:r w:rsidR="003846F4" w:rsidDel="00177415">
          <w:delText>, which were found in this study.</w:delText>
        </w:r>
      </w:del>
      <w:r w:rsidR="003846F4">
        <w:t xml:space="preserve"> </w:t>
      </w:r>
      <w:r w:rsidR="00F960F4">
        <w:t xml:space="preserve">Fourthly, another important bias to consider in this thesis is the </w:t>
      </w:r>
      <w:r w:rsidR="008F1B16">
        <w:t>reliance on the interviewer itself.</w:t>
      </w:r>
      <w:r w:rsidR="00F960F4">
        <w:t xml:space="preserve"> This bias is the risk of the interviewer to see what he wants to see. In this case</w:t>
      </w:r>
      <w:r w:rsidR="00A37D69">
        <w:t>,</w:t>
      </w:r>
      <w:r w:rsidR="00F960F4">
        <w:t xml:space="preserve"> it might have been bias to gain insights on how the author would have seen his perfect training and therefore the answer were interpreted according to this bias. Fifthly, the</w:t>
      </w:r>
      <w:r w:rsidR="008F1B16">
        <w:t>re is another risk point for the interviewee.</w:t>
      </w:r>
      <w:r w:rsidR="00F960F4">
        <w:t xml:space="preserve"> Here the interviewer needs to be able to trust on the answer given by the interviewee</w:t>
      </w:r>
      <w:r>
        <w:t>. According to the impression of the author this was the case during the interviews.</w:t>
      </w:r>
    </w:p>
    <w:p w14:paraId="20F2635F" w14:textId="77777777" w:rsidR="005755CD" w:rsidRDefault="005755CD">
      <w:pPr>
        <w:rPr>
          <w:rFonts w:asciiTheme="majorHAnsi" w:hAnsiTheme="majorHAnsi"/>
          <w:b/>
          <w:bCs/>
          <w:kern w:val="36"/>
          <w:sz w:val="48"/>
          <w:szCs w:val="48"/>
        </w:rPr>
      </w:pPr>
      <w:r>
        <w:rPr>
          <w:rFonts w:asciiTheme="majorHAnsi" w:hAnsiTheme="majorHAnsi"/>
        </w:rPr>
        <w:br w:type="page"/>
      </w:r>
    </w:p>
    <w:p w14:paraId="468F9728" w14:textId="0CA462AE" w:rsidR="00401606" w:rsidRPr="006F6CA6" w:rsidRDefault="00ED6203" w:rsidP="00E32156">
      <w:pPr>
        <w:pStyle w:val="berschrift1"/>
        <w:jc w:val="both"/>
        <w:rPr>
          <w:rFonts w:asciiTheme="majorHAnsi" w:hAnsiTheme="majorHAnsi"/>
          <w:lang w:val="en-US"/>
        </w:rPr>
      </w:pPr>
      <w:bookmarkStart w:id="556" w:name="_Toc434241911"/>
      <w:r w:rsidRPr="006F6CA6">
        <w:rPr>
          <w:rFonts w:asciiTheme="majorHAnsi" w:hAnsiTheme="majorHAnsi"/>
          <w:lang w:val="en-US"/>
        </w:rPr>
        <w:lastRenderedPageBreak/>
        <w:t>10</w:t>
      </w:r>
      <w:r w:rsidR="00401606" w:rsidRPr="006F6CA6">
        <w:rPr>
          <w:rFonts w:asciiTheme="majorHAnsi" w:hAnsiTheme="majorHAnsi"/>
          <w:lang w:val="en-US"/>
        </w:rPr>
        <w:t>. Further Research</w:t>
      </w:r>
      <w:bookmarkEnd w:id="556"/>
    </w:p>
    <w:p w14:paraId="36924991" w14:textId="64BF8F73" w:rsidR="00011FBC" w:rsidRDefault="000871D9" w:rsidP="00E32156">
      <w:pPr>
        <w:spacing w:line="360" w:lineRule="auto"/>
        <w:jc w:val="both"/>
      </w:pPr>
      <w:r>
        <w:t xml:space="preserve">In this chapter different areas of research are displayed. </w:t>
      </w:r>
      <w:r w:rsidR="00011FBC">
        <w:t xml:space="preserve">Due to exploratory nature of the thesis, a lot of new research opportunities </w:t>
      </w:r>
      <w:r w:rsidR="00A37D69">
        <w:t>were left unexplored</w:t>
      </w:r>
      <w:r w:rsidR="00011FBC">
        <w:t>, which would be especially interesting to pursue. Interesting further research topics are mentioned below.</w:t>
      </w:r>
    </w:p>
    <w:p w14:paraId="5EA68FAC" w14:textId="58D1DFB8" w:rsidR="000871D9" w:rsidRDefault="000871D9" w:rsidP="00E32156">
      <w:pPr>
        <w:spacing w:line="360" w:lineRule="auto"/>
        <w:jc w:val="both"/>
      </w:pPr>
      <w:r>
        <w:t>First and foremost</w:t>
      </w:r>
      <w:r w:rsidR="00A37D69">
        <w:t>,</w:t>
      </w:r>
      <w:r>
        <w:t xml:space="preserve"> </w:t>
      </w:r>
      <w:r w:rsidR="005674F9">
        <w:t xml:space="preserve">an </w:t>
      </w:r>
      <w:r>
        <w:t xml:space="preserve">important study </w:t>
      </w:r>
      <w:r w:rsidR="005674F9">
        <w:t xml:space="preserve">to conduct </w:t>
      </w:r>
      <w:r>
        <w:t xml:space="preserve">would be </w:t>
      </w:r>
      <w:r w:rsidR="005674F9">
        <w:t xml:space="preserve">to research and develop </w:t>
      </w:r>
      <w:r w:rsidR="00011FBC">
        <w:t>a demand perspective from donor agencies. The study on the donor agencies could also prevail the needs of the donor agencies. Knowing the needs of the donor agencies would be a benefit for a possible cooperation with those agencies.</w:t>
      </w:r>
    </w:p>
    <w:p w14:paraId="2E9561AA" w14:textId="0740B17E" w:rsidR="00011FBC" w:rsidRDefault="00011FBC" w:rsidP="00E32156">
      <w:pPr>
        <w:spacing w:line="360" w:lineRule="auto"/>
        <w:jc w:val="both"/>
      </w:pPr>
      <w:r>
        <w:t>Secondly</w:t>
      </w:r>
      <w:r w:rsidR="00A37D69">
        <w:t>,</w:t>
      </w:r>
      <w:r>
        <w:t xml:space="preserve"> another interesting study would be </w:t>
      </w:r>
      <w:r w:rsidR="00A37D69">
        <w:t>comparing the</w:t>
      </w:r>
      <w:r>
        <w:t xml:space="preserve"> different regions of the ESMAP initiative</w:t>
      </w:r>
      <w:r w:rsidR="00A37D69">
        <w:t>.</w:t>
      </w:r>
      <w:r>
        <w:t xml:space="preserve"> </w:t>
      </w:r>
      <w:r w:rsidR="00A37D69">
        <w:t xml:space="preserve">For </w:t>
      </w:r>
      <w:r>
        <w:t>example</w:t>
      </w:r>
      <w:r w:rsidR="00A37D69">
        <w:t>,</w:t>
      </w:r>
      <w:r>
        <w:t xml:space="preserve"> a comparison between the East-African countries and Pakistan. This would be especially interesting with regards to a possible supra-national training on the Global Atlas. </w:t>
      </w:r>
    </w:p>
    <w:p w14:paraId="7E90FD5F" w14:textId="5A078181" w:rsidR="00011FBC" w:rsidRDefault="00011FBC" w:rsidP="00E32156">
      <w:pPr>
        <w:spacing w:line="360" w:lineRule="auto"/>
        <w:jc w:val="both"/>
      </w:pPr>
      <w:r>
        <w:t>Thirdly, analy</w:t>
      </w:r>
      <w:r w:rsidR="0099191F">
        <w:t>zing</w:t>
      </w:r>
      <w:r>
        <w:t xml:space="preserve"> of the needs of the current engineering or finance students of Pakistan </w:t>
      </w:r>
      <w:r w:rsidR="0099191F">
        <w:t>would be</w:t>
      </w:r>
      <w:r>
        <w:t xml:space="preserve"> of great significance. </w:t>
      </w:r>
      <w:r w:rsidR="00A37D69">
        <w:t xml:space="preserve">These insights would be valuable </w:t>
      </w:r>
      <w:r w:rsidR="0099191F">
        <w:t>in</w:t>
      </w:r>
      <w:r w:rsidR="00A37D69">
        <w:t xml:space="preserve"> determining</w:t>
      </w:r>
      <w:r>
        <w:t xml:space="preserve"> how to design the training on the organizational level. This </w:t>
      </w:r>
      <w:r w:rsidR="0099191F">
        <w:t xml:space="preserve">information </w:t>
      </w:r>
      <w:r>
        <w:t>could then be presented at the training to help the managers or high-ranking officers. This would help them better design the training organized within the different organizations.</w:t>
      </w:r>
    </w:p>
    <w:p w14:paraId="0190BD78" w14:textId="3956987D" w:rsidR="002B5ACC" w:rsidRDefault="0099191F" w:rsidP="00E32156">
      <w:pPr>
        <w:spacing w:line="360" w:lineRule="auto"/>
        <w:jc w:val="both"/>
      </w:pPr>
      <w:r>
        <w:t>Additionally,</w:t>
      </w:r>
      <w:r w:rsidR="002B5ACC">
        <w:t xml:space="preserve"> further research </w:t>
      </w:r>
      <w:r>
        <w:t>and development of a quantitative</w:t>
      </w:r>
      <w:r w:rsidR="002B5ACC">
        <w:t xml:space="preserve"> analysis</w:t>
      </w:r>
      <w:r>
        <w:t xml:space="preserve"> on</w:t>
      </w:r>
      <w:r w:rsidR="002B5ACC">
        <w:t xml:space="preserve"> the desire and demands of all the</w:t>
      </w:r>
      <w:r w:rsidR="00011FBC">
        <w:t xml:space="preserve"> other</w:t>
      </w:r>
      <w:r w:rsidR="002B5ACC">
        <w:t xml:space="preserve"> beneficiaries involved for the ESMAP initiative</w:t>
      </w:r>
      <w:r>
        <w:t xml:space="preserve">, </w:t>
      </w:r>
      <w:r w:rsidR="00011FBC">
        <w:t>especially on an individual level</w:t>
      </w:r>
      <w:r>
        <w:t>, would be beneficial</w:t>
      </w:r>
      <w:r w:rsidR="002B5ACC">
        <w:t xml:space="preserve">. </w:t>
      </w:r>
    </w:p>
    <w:p w14:paraId="7E65ABFC" w14:textId="3519818B" w:rsidR="00011FBC" w:rsidRPr="00D7064F" w:rsidRDefault="00011FBC" w:rsidP="00E32156">
      <w:pPr>
        <w:spacing w:line="360" w:lineRule="auto"/>
        <w:jc w:val="both"/>
      </w:pPr>
      <w:r>
        <w:t>Fifthly, a</w:t>
      </w:r>
      <w:r w:rsidR="008837BE">
        <w:t xml:space="preserve"> further interesting study </w:t>
      </w:r>
      <w:r w:rsidR="00F2292D">
        <w:t xml:space="preserve">idea </w:t>
      </w:r>
      <w:r w:rsidR="008837BE">
        <w:t xml:space="preserve">came up while researching on the Global Atlas. </w:t>
      </w:r>
      <w:r w:rsidR="0099191F">
        <w:t xml:space="preserve">It would be of </w:t>
      </w:r>
      <w:r w:rsidR="008837BE">
        <w:t xml:space="preserve">great importance to find a way to trigger </w:t>
      </w:r>
      <w:r w:rsidR="00F2292D">
        <w:t xml:space="preserve">growth through the positive feedback loops. Decisive factors for data provider and software developers would be </w:t>
      </w:r>
      <w:r w:rsidR="0099191F">
        <w:t>greatly interested in the results of such research</w:t>
      </w:r>
      <w:r w:rsidR="009306AB">
        <w:t xml:space="preserve"> as it </w:t>
      </w:r>
      <w:r w:rsidR="001A6C08">
        <w:t xml:space="preserve">could include a possible way to open up the platform for everyone </w:t>
      </w:r>
      <w:r w:rsidR="00B45E42">
        <w:t xml:space="preserve">to upload data. </w:t>
      </w:r>
    </w:p>
    <w:p w14:paraId="24B668BC" w14:textId="77777777" w:rsidR="005755CD" w:rsidRDefault="005755CD">
      <w:pPr>
        <w:rPr>
          <w:rFonts w:asciiTheme="majorHAnsi" w:hAnsiTheme="majorHAnsi"/>
          <w:b/>
          <w:bCs/>
          <w:kern w:val="36"/>
          <w:sz w:val="48"/>
          <w:szCs w:val="48"/>
        </w:rPr>
      </w:pPr>
      <w:r>
        <w:rPr>
          <w:rFonts w:asciiTheme="majorHAnsi" w:hAnsiTheme="majorHAnsi"/>
        </w:rPr>
        <w:br w:type="page"/>
      </w:r>
    </w:p>
    <w:p w14:paraId="54152028" w14:textId="5A4EC547" w:rsidR="00D7064F" w:rsidRPr="00ED0C59" w:rsidRDefault="00ED6203" w:rsidP="00E32156">
      <w:pPr>
        <w:pStyle w:val="berschrift1"/>
        <w:jc w:val="both"/>
        <w:rPr>
          <w:rFonts w:asciiTheme="majorHAnsi" w:hAnsiTheme="majorHAnsi"/>
          <w:lang w:val="en-US"/>
        </w:rPr>
      </w:pPr>
      <w:bookmarkStart w:id="557" w:name="_Toc434241912"/>
      <w:r w:rsidRPr="00ED0C59">
        <w:rPr>
          <w:rFonts w:asciiTheme="majorHAnsi" w:hAnsiTheme="majorHAnsi"/>
          <w:lang w:val="en-US"/>
        </w:rPr>
        <w:lastRenderedPageBreak/>
        <w:t>11</w:t>
      </w:r>
      <w:r w:rsidR="00D7064F" w:rsidRPr="00ED0C59">
        <w:rPr>
          <w:rFonts w:asciiTheme="majorHAnsi" w:hAnsiTheme="majorHAnsi"/>
          <w:lang w:val="en-US"/>
        </w:rPr>
        <w:t>. Conclusion</w:t>
      </w:r>
      <w:bookmarkEnd w:id="557"/>
    </w:p>
    <w:p w14:paraId="636ACD2E" w14:textId="7F77C63E" w:rsidR="009048EE" w:rsidRPr="009048EE" w:rsidRDefault="000871D9" w:rsidP="00E32156">
      <w:pPr>
        <w:spacing w:line="360" w:lineRule="auto"/>
        <w:jc w:val="both"/>
      </w:pPr>
      <w:r>
        <w:t xml:space="preserve">The </w:t>
      </w:r>
      <w:r w:rsidR="007A0FA3">
        <w:t>analysis of the Global Atlas and its’ environment has shown that the Global Atlas is the best product in the worldwide first screening market for Renewable Energy. Furthermore</w:t>
      </w:r>
      <w:r w:rsidR="00A37D69">
        <w:t>,</w:t>
      </w:r>
      <w:r w:rsidR="007A0FA3">
        <w:t xml:space="preserve"> there is no competition in this area so far. Based on a Geographical Information System (GIS), the Global Atlas also has great potential in the future. Nonetheless, there is the need to tackle the </w:t>
      </w:r>
      <w:r w:rsidR="00A37D69">
        <w:t xml:space="preserve">program’s </w:t>
      </w:r>
      <w:r w:rsidR="007A0FA3">
        <w:t xml:space="preserve">complexity as well as the </w:t>
      </w:r>
      <w:r w:rsidR="00A37D69">
        <w:t xml:space="preserve">Atlas’s </w:t>
      </w:r>
      <w:r w:rsidR="007A0FA3">
        <w:t xml:space="preserve">data quality. </w:t>
      </w:r>
      <w:r w:rsidR="00A37D69">
        <w:t xml:space="preserve">Though the </w:t>
      </w:r>
      <w:r w:rsidR="00DA7523">
        <w:t>Global Atlas has developed a training to fight the complexity, a perfect mechanism has yet</w:t>
      </w:r>
      <w:r w:rsidR="0084741F">
        <w:t xml:space="preserve"> to</w:t>
      </w:r>
      <w:r w:rsidR="00DA7523">
        <w:t xml:space="preserve"> been found. Secondly</w:t>
      </w:r>
      <w:r w:rsidR="0084741F">
        <w:t>,</w:t>
      </w:r>
      <w:r w:rsidR="00DA7523">
        <w:t xml:space="preserve"> the</w:t>
      </w:r>
      <w:r w:rsidR="006F6CA6">
        <w:t>re</w:t>
      </w:r>
      <w:r w:rsidR="00DA7523">
        <w:t xml:space="preserve"> is the potential of increasing the databases to increase the usage and user base of the Atlas. </w:t>
      </w:r>
      <w:r w:rsidR="007A0FA3">
        <w:t xml:space="preserve">This is why the </w:t>
      </w:r>
      <w:r w:rsidR="0084741F">
        <w:t xml:space="preserve">World Banks initiative, </w:t>
      </w:r>
      <w:r w:rsidR="007A0FA3">
        <w:t>ESMAP</w:t>
      </w:r>
      <w:r w:rsidR="0084741F">
        <w:t>,</w:t>
      </w:r>
      <w:r w:rsidR="007A0FA3">
        <w:t xml:space="preserve"> </w:t>
      </w:r>
      <w:ins w:id="558" w:author="Grau Jan, ENT-BIZ-PSR-ANA" w:date="2015-11-03T18:04:00Z">
        <w:r w:rsidR="00177415">
          <w:t xml:space="preserve">to </w:t>
        </w:r>
      </w:ins>
      <w:del w:id="559" w:author="Grau Jan, ENT-BIZ-PSR-ANA" w:date="2015-11-03T18:04:00Z">
        <w:r w:rsidR="007A0FA3" w:rsidDel="00177415">
          <w:delText xml:space="preserve">to </w:delText>
        </w:r>
      </w:del>
      <w:r w:rsidR="007A0FA3">
        <w:t xml:space="preserve">map twelve different countries comes in handy and </w:t>
      </w:r>
      <w:r w:rsidR="0084741F">
        <w:t xml:space="preserve">as it significantly increases </w:t>
      </w:r>
      <w:r w:rsidR="007A0FA3">
        <w:t>the data quality. Pakistan</w:t>
      </w:r>
      <w:r w:rsidR="0084741F">
        <w:t>,</w:t>
      </w:r>
      <w:r w:rsidR="007A0FA3">
        <w:t xml:space="preserve"> as the biggest project</w:t>
      </w:r>
      <w:r w:rsidR="0084741F">
        <w:t>,</w:t>
      </w:r>
      <w:r w:rsidR="007A0FA3">
        <w:t xml:space="preserve"> was chosen as an example for this thesis. With experts interviews </w:t>
      </w:r>
      <w:r w:rsidR="00BA58B1">
        <w:t>of</w:t>
      </w:r>
      <w:r w:rsidR="007A0FA3">
        <w:t xml:space="preserve"> </w:t>
      </w:r>
      <w:del w:id="560" w:author="Grau Jan, ENT-BIZ-PSR-ANA" w:date="2015-11-03T18:04:00Z">
        <w:r w:rsidR="007A0FA3" w:rsidDel="00177415">
          <w:delText xml:space="preserve">the different </w:delText>
        </w:r>
      </w:del>
      <w:ins w:id="561" w:author="Grau Jan, ENT-BIZ-PSR-ANA" w:date="2015-11-03T18:04:00Z">
        <w:r w:rsidR="00177415">
          <w:t xml:space="preserve">selected </w:t>
        </w:r>
      </w:ins>
      <w:r w:rsidR="007A0FA3">
        <w:t xml:space="preserve">stakeholders, </w:t>
      </w:r>
      <w:r w:rsidR="0084741F">
        <w:t xml:space="preserve">the respective </w:t>
      </w:r>
      <w:r w:rsidR="007A0FA3">
        <w:t xml:space="preserve">beneficiaries of the Resource Mapping Initiative </w:t>
      </w:r>
      <w:r w:rsidR="00BA58B1">
        <w:t>the decision</w:t>
      </w:r>
      <w:ins w:id="562" w:author="Grau Jan, ENT-BIZ-PSR-ANA-DA" w:date="2015-11-06T20:08:00Z">
        <w:r w:rsidR="00BC5FC8">
          <w:t>-</w:t>
        </w:r>
      </w:ins>
      <w:del w:id="563" w:author="Grau Jan, ENT-BIZ-PSR-ANA-DA" w:date="2015-11-06T20:08:00Z">
        <w:r w:rsidR="00BA58B1" w:rsidDel="00BC5FC8">
          <w:delText xml:space="preserve"> </w:delText>
        </w:r>
      </w:del>
      <w:r w:rsidR="00BA58B1">
        <w:t>making process of their institutions were elaborated</w:t>
      </w:r>
      <w:r w:rsidR="0084741F">
        <w:t xml:space="preserve"> upon</w:t>
      </w:r>
      <w:r w:rsidR="00BA58B1">
        <w:t xml:space="preserve">. It </w:t>
      </w:r>
      <w:r w:rsidR="0084741F">
        <w:t>was discovered</w:t>
      </w:r>
      <w:r w:rsidR="00BA58B1">
        <w:t xml:space="preserve"> that </w:t>
      </w:r>
      <w:r w:rsidR="0084741F">
        <w:t xml:space="preserve">though </w:t>
      </w:r>
      <w:r w:rsidR="00BA58B1">
        <w:t>the organizations usually send managers or high-ranking officers to trainings, actual user of the Atlas are</w:t>
      </w:r>
      <w:r w:rsidR="0084741F">
        <w:t>,</w:t>
      </w:r>
      <w:r w:rsidR="00BA58B1">
        <w:t xml:space="preserve"> </w:t>
      </w:r>
      <w:r w:rsidR="004D15F5">
        <w:t>in most of the cases</w:t>
      </w:r>
      <w:r w:rsidR="0084741F">
        <w:t>,</w:t>
      </w:r>
      <w:r w:rsidR="00BA58B1">
        <w:t xml:space="preserve"> Junior Associates of the organizations. This is why a training for the high-ranking officers and managers should </w:t>
      </w:r>
      <w:r w:rsidR="0084741F">
        <w:t>focus on</w:t>
      </w:r>
      <w:r w:rsidR="005755CD">
        <w:t xml:space="preserve"> </w:t>
      </w:r>
      <w:r w:rsidR="0084741F">
        <w:t xml:space="preserve">teaching these high-ranking officers and mangers how </w:t>
      </w:r>
      <w:r w:rsidR="00BA58B1">
        <w:t xml:space="preserve">to teach the training </w:t>
      </w:r>
      <w:r w:rsidR="0084741F">
        <w:t xml:space="preserve">program </w:t>
      </w:r>
      <w:r w:rsidR="00BA58B1">
        <w:t xml:space="preserve">to their </w:t>
      </w:r>
      <w:r w:rsidR="0084741F">
        <w:t xml:space="preserve">own </w:t>
      </w:r>
      <w:r w:rsidR="00BA58B1">
        <w:t xml:space="preserve">employees at their </w:t>
      </w:r>
      <w:r w:rsidR="0084741F">
        <w:t xml:space="preserve">respective </w:t>
      </w:r>
      <w:r w:rsidR="00BA58B1">
        <w:t xml:space="preserve">institutions. Getting the training certified and offered through donor agencies would lead to a great </w:t>
      </w:r>
      <w:r w:rsidR="005755CD">
        <w:t xml:space="preserve">attendance </w:t>
      </w:r>
      <w:r w:rsidR="00BA58B1">
        <w:t xml:space="preserve">of the training, which would also </w:t>
      </w:r>
      <w:r w:rsidR="0084741F">
        <w:t>lead to</w:t>
      </w:r>
      <w:r w:rsidR="00BA58B1">
        <w:t xml:space="preserve"> increasing the user base of the Global Atlas as well. </w:t>
      </w:r>
      <w:r w:rsidR="003610D7">
        <w:t xml:space="preserve">Thus, with these </w:t>
      </w:r>
      <w:r w:rsidR="00BA58B1">
        <w:t>implementation suggestion</w:t>
      </w:r>
      <w:r w:rsidR="006526FB">
        <w:t>s</w:t>
      </w:r>
      <w:r w:rsidR="0084741F">
        <w:t>,</w:t>
      </w:r>
      <w:r w:rsidR="00BA58B1">
        <w:t xml:space="preserve"> the hypothesis could be </w:t>
      </w:r>
      <w:r w:rsidR="00011FBC">
        <w:t>sustained</w:t>
      </w:r>
      <w:r w:rsidR="005755CD">
        <w:t xml:space="preserve"> </w:t>
      </w:r>
      <w:r w:rsidR="003610D7">
        <w:t xml:space="preserve">because </w:t>
      </w:r>
      <w:r w:rsidR="00BA58B1">
        <w:t xml:space="preserve">a </w:t>
      </w:r>
      <w:r w:rsidR="003610D7">
        <w:t xml:space="preserve">feasible </w:t>
      </w:r>
      <w:r w:rsidR="00BA58B1">
        <w:t xml:space="preserve">way to implement a working mechanism to provide a training </w:t>
      </w:r>
      <w:r w:rsidR="00584BB0">
        <w:t xml:space="preserve">for </w:t>
      </w:r>
      <w:r w:rsidR="00BA58B1">
        <w:t xml:space="preserve">the Global Atlas </w:t>
      </w:r>
      <w:r w:rsidR="0084741F">
        <w:t>in accordance to</w:t>
      </w:r>
      <w:r w:rsidR="00BA58B1">
        <w:t xml:space="preserve"> needs of the </w:t>
      </w:r>
      <w:r w:rsidR="00DA7523">
        <w:t xml:space="preserve">institutional </w:t>
      </w:r>
      <w:r w:rsidR="00BA58B1">
        <w:t xml:space="preserve">beneficiaries of the ESMAP Renewable Energy Resource Mapping Initiative in Pakistan </w:t>
      </w:r>
      <w:r w:rsidR="003610D7">
        <w:t>was</w:t>
      </w:r>
      <w:r w:rsidR="00BA58B1">
        <w:t xml:space="preserve"> found. </w:t>
      </w:r>
    </w:p>
    <w:p w14:paraId="67571056" w14:textId="77777777" w:rsidR="0038349A" w:rsidRPr="001F675F" w:rsidRDefault="0038349A" w:rsidP="00E32156">
      <w:pPr>
        <w:spacing w:line="360" w:lineRule="auto"/>
        <w:jc w:val="both"/>
      </w:pPr>
    </w:p>
    <w:p w14:paraId="1C1005FF" w14:textId="77777777" w:rsidR="00DB4C7D" w:rsidRDefault="00DB4C7D" w:rsidP="00E32156">
      <w:pPr>
        <w:spacing w:line="360" w:lineRule="auto"/>
        <w:jc w:val="both"/>
      </w:pPr>
    </w:p>
    <w:p w14:paraId="17417BB6" w14:textId="77777777" w:rsidR="004A176E" w:rsidRDefault="004A176E" w:rsidP="00E32156">
      <w:pPr>
        <w:spacing w:line="360" w:lineRule="auto"/>
        <w:jc w:val="both"/>
      </w:pPr>
    </w:p>
    <w:p w14:paraId="4633A3B9" w14:textId="77777777" w:rsidR="004A176E" w:rsidRDefault="004A176E" w:rsidP="00E32156">
      <w:pPr>
        <w:spacing w:line="360" w:lineRule="auto"/>
        <w:jc w:val="both"/>
      </w:pPr>
    </w:p>
    <w:p w14:paraId="461CC94C" w14:textId="77777777" w:rsidR="004A176E" w:rsidRDefault="004A176E" w:rsidP="00E32156">
      <w:pPr>
        <w:spacing w:line="360" w:lineRule="auto"/>
        <w:jc w:val="both"/>
      </w:pPr>
    </w:p>
    <w:p w14:paraId="59634153" w14:textId="77777777" w:rsidR="004A176E" w:rsidRDefault="004A176E" w:rsidP="00E32156">
      <w:pPr>
        <w:spacing w:line="360" w:lineRule="auto"/>
        <w:jc w:val="both"/>
      </w:pPr>
    </w:p>
    <w:p w14:paraId="4FCDE963" w14:textId="77777777" w:rsidR="004A176E" w:rsidRDefault="004A176E" w:rsidP="00E32156">
      <w:pPr>
        <w:spacing w:line="360" w:lineRule="auto"/>
        <w:jc w:val="both"/>
      </w:pPr>
    </w:p>
    <w:p w14:paraId="297F6BCF" w14:textId="77777777" w:rsidR="004A176E" w:rsidRDefault="004A176E" w:rsidP="00E32156">
      <w:pPr>
        <w:spacing w:line="360" w:lineRule="auto"/>
        <w:jc w:val="both"/>
      </w:pPr>
    </w:p>
    <w:p w14:paraId="651435DA" w14:textId="02A660BF" w:rsidR="00957349" w:rsidRPr="006F6CA6" w:rsidRDefault="006526FB" w:rsidP="00E32156">
      <w:pPr>
        <w:spacing w:line="360" w:lineRule="auto"/>
        <w:jc w:val="both"/>
        <w:rPr>
          <w:rFonts w:asciiTheme="majorHAnsi" w:hAnsiTheme="majorHAnsi"/>
        </w:rPr>
      </w:pPr>
      <w:bookmarkStart w:id="564" w:name="_Toc434241913"/>
      <w:r w:rsidRPr="006F6CA6">
        <w:rPr>
          <w:rStyle w:val="berschrift1Zchn"/>
          <w:rFonts w:asciiTheme="majorHAnsi" w:hAnsiTheme="majorHAnsi"/>
          <w:lang w:val="en-US"/>
        </w:rPr>
        <w:lastRenderedPageBreak/>
        <w:t>Table of L</w:t>
      </w:r>
      <w:r w:rsidR="0062132D" w:rsidRPr="006F6CA6">
        <w:rPr>
          <w:rStyle w:val="berschrift1Zchn"/>
          <w:rFonts w:asciiTheme="majorHAnsi" w:hAnsiTheme="majorHAnsi"/>
          <w:lang w:val="en-US"/>
        </w:rPr>
        <w:t>iterature</w:t>
      </w:r>
      <w:bookmarkEnd w:id="564"/>
      <w:r w:rsidR="00D7163E" w:rsidRPr="006F6CA6">
        <w:rPr>
          <w:rFonts w:asciiTheme="majorHAnsi" w:hAnsiTheme="majorHAnsi"/>
        </w:rPr>
        <w:t xml:space="preserve"> </w:t>
      </w:r>
    </w:p>
    <w:p w14:paraId="193B2577" w14:textId="13B474F8" w:rsidR="007F2A2A" w:rsidRDefault="007F2A2A" w:rsidP="00E32156">
      <w:pPr>
        <w:spacing w:line="360" w:lineRule="auto"/>
        <w:jc w:val="both"/>
      </w:pPr>
      <w:r w:rsidRPr="0088632F">
        <w:t xml:space="preserve">Amer, M., &amp; Daim, T. U. (2011). Selection of renewable energy technologies for a </w:t>
      </w:r>
      <w:r>
        <w:tab/>
      </w:r>
      <w:r w:rsidRPr="0088632F">
        <w:t>developing county:</w:t>
      </w:r>
      <w:r>
        <w:t xml:space="preserve"> </w:t>
      </w:r>
      <w:r w:rsidRPr="0088632F">
        <w:t xml:space="preserve">a case of Pakistan. </w:t>
      </w:r>
      <w:r w:rsidRPr="0088632F">
        <w:rPr>
          <w:i/>
        </w:rPr>
        <w:t xml:space="preserve">Energy for Sustainable Development, </w:t>
      </w:r>
      <w:r w:rsidRPr="0088632F">
        <w:rPr>
          <w:i/>
        </w:rPr>
        <w:tab/>
        <w:t>15(4)</w:t>
      </w:r>
      <w:r w:rsidRPr="0088632F">
        <w:t>, 420-435.</w:t>
      </w:r>
    </w:p>
    <w:p w14:paraId="7C12A8D5" w14:textId="77777777" w:rsidR="00795131" w:rsidRDefault="00795131" w:rsidP="00E32156">
      <w:pPr>
        <w:spacing w:line="360" w:lineRule="auto"/>
        <w:jc w:val="both"/>
        <w:rPr>
          <w:rFonts w:eastAsia="Times New Roman" w:cs="Times New Roman"/>
        </w:rPr>
      </w:pPr>
      <w:r w:rsidRPr="001F675F">
        <w:rPr>
          <w:rFonts w:eastAsia="Times New Roman" w:cs="Times New Roman"/>
        </w:rPr>
        <w:t>Aronoff, S. (1989). Geographic information sys</w:t>
      </w:r>
      <w:r>
        <w:rPr>
          <w:rFonts w:eastAsia="Times New Roman" w:cs="Times New Roman"/>
        </w:rPr>
        <w:t>tems: a management perspective.</w:t>
      </w:r>
    </w:p>
    <w:p w14:paraId="4F0E74CA" w14:textId="72E3F022" w:rsidR="00795131" w:rsidRPr="00795131" w:rsidRDefault="00795131" w:rsidP="00E32156">
      <w:pPr>
        <w:spacing w:line="360" w:lineRule="auto"/>
        <w:ind w:firstLine="708"/>
        <w:jc w:val="both"/>
        <w:rPr>
          <w:rFonts w:eastAsia="Times New Roman" w:cs="Times New Roman"/>
        </w:rPr>
      </w:pPr>
      <w:r w:rsidRPr="001F675F">
        <w:rPr>
          <w:rFonts w:eastAsia="Times New Roman" w:cs="Times New Roman"/>
        </w:rPr>
        <w:t>Michigan: WDL Publications.</w:t>
      </w:r>
    </w:p>
    <w:p w14:paraId="1E74441E" w14:textId="77777777" w:rsidR="0049532A" w:rsidRDefault="0049532A" w:rsidP="00E32156">
      <w:pPr>
        <w:spacing w:line="360" w:lineRule="auto"/>
        <w:jc w:val="both"/>
        <w:rPr>
          <w:rFonts w:eastAsia="Times New Roman" w:cs="Times New Roman"/>
        </w:rPr>
      </w:pPr>
      <w:r w:rsidRPr="001F675F">
        <w:rPr>
          <w:rFonts w:eastAsia="Times New Roman" w:cs="Times New Roman"/>
        </w:rPr>
        <w:t xml:space="preserve">Blackwell, R. D. (2001). </w:t>
      </w:r>
      <w:r w:rsidRPr="001F675F">
        <w:rPr>
          <w:rFonts w:eastAsia="Times New Roman" w:cs="Times New Roman"/>
          <w:i/>
          <w:iCs/>
        </w:rPr>
        <w:t>Consumer behavior</w:t>
      </w:r>
      <w:r w:rsidRPr="001F675F">
        <w:rPr>
          <w:rFonts w:eastAsia="Times New Roman" w:cs="Times New Roman"/>
        </w:rPr>
        <w:t>. Fort Worth: TX Dryden Press.</w:t>
      </w:r>
    </w:p>
    <w:p w14:paraId="761BF1E3" w14:textId="77777777" w:rsidR="0049532A" w:rsidRPr="001F675F" w:rsidRDefault="0049532A" w:rsidP="00E32156">
      <w:pPr>
        <w:spacing w:line="360" w:lineRule="auto"/>
        <w:jc w:val="both"/>
        <w:rPr>
          <w:rFonts w:eastAsia="Times New Roman" w:cs="Times New Roman"/>
        </w:rPr>
      </w:pPr>
      <w:r w:rsidRPr="001F675F">
        <w:rPr>
          <w:rFonts w:eastAsia="Times New Roman" w:cs="Times New Roman"/>
        </w:rPr>
        <w:t xml:space="preserve">Bonnice, J. C. (1985). AN APPLICATION OF THE ENGEL, KOLLAT AND BLACKWELL </w:t>
      </w:r>
      <w:r w:rsidRPr="001F675F">
        <w:rPr>
          <w:rFonts w:eastAsia="Times New Roman" w:cs="Times New Roman"/>
        </w:rPr>
        <w:tab/>
        <w:t xml:space="preserve">MODEL TO CONSUMERS OF AUTOMOBILE INSURANCE [Abstract]. </w:t>
      </w:r>
      <w:r w:rsidRPr="001F675F">
        <w:rPr>
          <w:rFonts w:eastAsia="Times New Roman" w:cs="Times New Roman"/>
          <w:i/>
          <w:iCs/>
        </w:rPr>
        <w:t xml:space="preserve">The Journal of </w:t>
      </w:r>
      <w:r w:rsidRPr="001F675F">
        <w:rPr>
          <w:rFonts w:eastAsia="Times New Roman" w:cs="Times New Roman"/>
          <w:i/>
          <w:iCs/>
        </w:rPr>
        <w:tab/>
        <w:t>Insurance Issues and Practices</w:t>
      </w:r>
      <w:r w:rsidRPr="001F675F">
        <w:rPr>
          <w:rFonts w:eastAsia="Times New Roman" w:cs="Times New Roman"/>
        </w:rPr>
        <w:t>, (1). 23.</w:t>
      </w:r>
    </w:p>
    <w:p w14:paraId="5EB720CF" w14:textId="77777777" w:rsidR="00B23428" w:rsidRPr="004D0779" w:rsidRDefault="00B23428" w:rsidP="00E32156">
      <w:pPr>
        <w:spacing w:line="360" w:lineRule="auto"/>
        <w:jc w:val="both"/>
        <w:rPr>
          <w:lang w:val="de-CH"/>
        </w:rPr>
      </w:pPr>
      <w:r w:rsidRPr="00ED0C59">
        <w:t xml:space="preserve">Ebster, C., &amp; Stalzer, L. (2013). </w:t>
      </w:r>
      <w:r w:rsidRPr="004B6140">
        <w:rPr>
          <w:i/>
          <w:iCs/>
          <w:lang w:val="de-CH"/>
        </w:rPr>
        <w:t xml:space="preserve">Wissenschaftliches Arbeiten für Wirtschafts- und </w:t>
      </w:r>
      <w:r w:rsidRPr="004B6140">
        <w:rPr>
          <w:i/>
          <w:iCs/>
          <w:lang w:val="de-CH"/>
        </w:rPr>
        <w:tab/>
        <w:t>Sozialwissenschaftler</w:t>
      </w:r>
      <w:r w:rsidRPr="004B6140">
        <w:rPr>
          <w:lang w:val="de-CH"/>
        </w:rPr>
        <w:t xml:space="preserve">. </w:t>
      </w:r>
      <w:r w:rsidRPr="004D0779">
        <w:rPr>
          <w:lang w:val="de-CH"/>
        </w:rPr>
        <w:t>Wien Facultas 2013.</w:t>
      </w:r>
    </w:p>
    <w:p w14:paraId="79E1DB6E" w14:textId="77777777" w:rsidR="0049532A" w:rsidRPr="001F675F" w:rsidRDefault="0049532A" w:rsidP="00E32156">
      <w:pPr>
        <w:spacing w:line="360" w:lineRule="auto"/>
        <w:jc w:val="both"/>
      </w:pPr>
      <w:r w:rsidRPr="0049532A">
        <w:rPr>
          <w:lang w:val="de-CH"/>
        </w:rPr>
        <w:t xml:space="preserve">Engel, J. F., Kollat, D. T. &amp; Blackwell, R. D. (1968). </w:t>
      </w:r>
      <w:r w:rsidRPr="001F675F">
        <w:rPr>
          <w:i/>
        </w:rPr>
        <w:t>Consumer behavior</w:t>
      </w:r>
      <w:r w:rsidRPr="001F675F">
        <w:t xml:space="preserve"> [Abstract]. New </w:t>
      </w:r>
      <w:r w:rsidRPr="001F675F">
        <w:tab/>
        <w:t>York: Holt, Rinehart and Winston.</w:t>
      </w:r>
    </w:p>
    <w:p w14:paraId="4F1D575F" w14:textId="77777777" w:rsidR="00B23428" w:rsidRPr="001F675F" w:rsidRDefault="00B23428" w:rsidP="00E32156">
      <w:pPr>
        <w:spacing w:line="360" w:lineRule="auto"/>
        <w:jc w:val="both"/>
      </w:pPr>
      <w:r w:rsidRPr="00B23428">
        <w:rPr>
          <w:rFonts w:eastAsia="Times New Roman" w:cs="Times New Roman"/>
          <w:lang w:val="de-CH"/>
        </w:rPr>
        <w:t xml:space="preserve">Gassmann, O., Frankenberger, K. G., &amp; Csik, M. (2014). </w:t>
      </w:r>
      <w:r w:rsidRPr="001F675F">
        <w:rPr>
          <w:rFonts w:eastAsia="Times New Roman" w:cs="Times New Roman"/>
          <w:i/>
          <w:iCs/>
        </w:rPr>
        <w:t xml:space="preserve">The business model navigator. </w:t>
      </w:r>
      <w:r w:rsidRPr="001F675F">
        <w:rPr>
          <w:rFonts w:eastAsia="Times New Roman" w:cs="Times New Roman"/>
          <w:i/>
          <w:iCs/>
        </w:rPr>
        <w:tab/>
        <w:t>55 models that will revolutionise your business</w:t>
      </w:r>
      <w:r w:rsidRPr="001F675F">
        <w:rPr>
          <w:rFonts w:eastAsia="Times New Roman" w:cs="Times New Roman"/>
        </w:rPr>
        <w:t>. Harlow Pearson 2014.</w:t>
      </w:r>
    </w:p>
    <w:p w14:paraId="2BADD693" w14:textId="77777777" w:rsidR="0049532A" w:rsidRPr="001F675F" w:rsidRDefault="0049532A" w:rsidP="00E32156">
      <w:pPr>
        <w:spacing w:line="360" w:lineRule="auto"/>
        <w:jc w:val="both"/>
        <w:rPr>
          <w:rFonts w:eastAsia="Times New Roman" w:cs="Times New Roman"/>
        </w:rPr>
      </w:pPr>
      <w:r w:rsidRPr="001F675F">
        <w:rPr>
          <w:rFonts w:eastAsia="Times New Roman" w:cs="Times New Roman"/>
        </w:rPr>
        <w:t xml:space="preserve">Huang, C. &amp; Hsueh, S. (2010). Customer behavior and decision making in the </w:t>
      </w:r>
      <w:r w:rsidRPr="001F675F">
        <w:rPr>
          <w:rFonts w:eastAsia="Times New Roman" w:cs="Times New Roman"/>
        </w:rPr>
        <w:tab/>
        <w:t xml:space="preserve">refurbishment industry - A data mining approach [Abstract]. </w:t>
      </w:r>
      <w:r w:rsidRPr="001F675F">
        <w:rPr>
          <w:rFonts w:eastAsia="Times New Roman" w:cs="Times New Roman"/>
          <w:i/>
          <w:iCs/>
        </w:rPr>
        <w:t xml:space="preserve">Journal Of Civil </w:t>
      </w:r>
      <w:r w:rsidRPr="001F675F">
        <w:rPr>
          <w:rFonts w:eastAsia="Times New Roman" w:cs="Times New Roman"/>
          <w:i/>
          <w:iCs/>
        </w:rPr>
        <w:tab/>
        <w:t>Engineering And Management</w:t>
      </w:r>
      <w:r w:rsidRPr="001F675F">
        <w:rPr>
          <w:rFonts w:eastAsia="Times New Roman" w:cs="Times New Roman"/>
        </w:rPr>
        <w:t xml:space="preserve">, </w:t>
      </w:r>
      <w:r w:rsidRPr="001F675F">
        <w:rPr>
          <w:rFonts w:eastAsia="Times New Roman" w:cs="Times New Roman"/>
          <w:i/>
          <w:iCs/>
        </w:rPr>
        <w:t>16</w:t>
      </w:r>
      <w:r w:rsidRPr="001F675F">
        <w:rPr>
          <w:rFonts w:eastAsia="Times New Roman" w:cs="Times New Roman"/>
        </w:rPr>
        <w:t>(1), 75-84. doi:10.3846/jcem.2010.07</w:t>
      </w:r>
    </w:p>
    <w:p w14:paraId="6EF75927" w14:textId="77777777" w:rsidR="00B23428" w:rsidRDefault="00B23428" w:rsidP="00E32156">
      <w:pPr>
        <w:spacing w:line="360" w:lineRule="auto"/>
        <w:jc w:val="both"/>
      </w:pPr>
      <w:r w:rsidRPr="00496A38">
        <w:t xml:space="preserve">Khan, M.A., &amp; Ahmed, U. (2009). Energy demand in Pakistan: a disaggregate analysis. </w:t>
      </w:r>
      <w:r w:rsidRPr="00496A38">
        <w:tab/>
      </w:r>
      <w:r w:rsidRPr="00496A38">
        <w:rPr>
          <w:i/>
        </w:rPr>
        <w:t>MPRA Paper, No. 15056</w:t>
      </w:r>
      <w:r w:rsidRPr="00496A38">
        <w:t>. Munich: University Library of Munich.</w:t>
      </w:r>
    </w:p>
    <w:p w14:paraId="44C8F47A" w14:textId="77777777" w:rsidR="0049532A" w:rsidRPr="001F675F" w:rsidRDefault="0049532A" w:rsidP="00E32156">
      <w:pPr>
        <w:spacing w:line="360" w:lineRule="auto"/>
        <w:jc w:val="both"/>
      </w:pPr>
      <w:r w:rsidRPr="001F675F">
        <w:t xml:space="preserve">Klein, G.A. (1999) </w:t>
      </w:r>
      <w:r w:rsidRPr="001F675F">
        <w:rPr>
          <w:i/>
        </w:rPr>
        <w:t>Sources of power: how people make decisions</w:t>
      </w:r>
      <w:r w:rsidRPr="001F675F">
        <w:t>. Cambridge: MIT-Press.</w:t>
      </w:r>
    </w:p>
    <w:p w14:paraId="2C5D8006" w14:textId="2264FD79" w:rsidR="00CB5A06" w:rsidRPr="0049532A" w:rsidRDefault="00CB5A06" w:rsidP="00E32156">
      <w:pPr>
        <w:spacing w:line="360" w:lineRule="auto"/>
        <w:jc w:val="both"/>
        <w:rPr>
          <w:rFonts w:eastAsia="Times New Roman" w:cs="Times New Roman"/>
        </w:rPr>
      </w:pPr>
      <w:r w:rsidRPr="001F675F">
        <w:rPr>
          <w:rFonts w:eastAsia="Times New Roman" w:cs="Times New Roman"/>
        </w:rPr>
        <w:t xml:space="preserve">Koch, T. and Denike, K. (2009). Crediting his critics' concerns: Remaking John Snow's </w:t>
      </w:r>
      <w:r w:rsidRPr="001F675F">
        <w:rPr>
          <w:rFonts w:eastAsia="Times New Roman" w:cs="Times New Roman"/>
        </w:rPr>
        <w:tab/>
        <w:t xml:space="preserve">map of Broad Street cholera, 1854. </w:t>
      </w:r>
      <w:r w:rsidRPr="0049532A">
        <w:rPr>
          <w:rStyle w:val="Hervorhebung"/>
          <w:rFonts w:eastAsia="Times New Roman" w:cs="Times New Roman"/>
        </w:rPr>
        <w:t>Social Science &amp; Medicine</w:t>
      </w:r>
      <w:r w:rsidRPr="0049532A">
        <w:rPr>
          <w:rFonts w:eastAsia="Times New Roman" w:cs="Times New Roman"/>
        </w:rPr>
        <w:t xml:space="preserve"> 69, 1246-1251.</w:t>
      </w:r>
    </w:p>
    <w:p w14:paraId="2CBFB8A2" w14:textId="77777777" w:rsidR="00B23428" w:rsidRPr="001F675F" w:rsidRDefault="00B23428" w:rsidP="00E32156">
      <w:pPr>
        <w:spacing w:line="360" w:lineRule="auto"/>
        <w:jc w:val="both"/>
      </w:pPr>
      <w:r w:rsidRPr="001F675F">
        <w:t xml:space="preserve">Kotler, P. (2002). </w:t>
      </w:r>
      <w:r w:rsidRPr="001F675F">
        <w:rPr>
          <w:i/>
        </w:rPr>
        <w:t>Marketing Management, Millenium Edition.</w:t>
      </w:r>
      <w:r w:rsidRPr="001F675F">
        <w:t xml:space="preserve"> Boston: Pearson Custom </w:t>
      </w:r>
      <w:r w:rsidRPr="001F675F">
        <w:tab/>
        <w:t xml:space="preserve">Publishing. Retrieved from </w:t>
      </w:r>
      <w:r w:rsidRPr="001F675F">
        <w:tab/>
        <w:t>http://www.perspectiva.md/ro/files/biblioteca/Kotler-</w:t>
      </w:r>
      <w:r w:rsidRPr="001F675F">
        <w:tab/>
        <w:t>Marketing%20Management%20Millenium%20Edition.pdf</w:t>
      </w:r>
    </w:p>
    <w:p w14:paraId="6EABD5D3" w14:textId="77777777" w:rsidR="0049532A" w:rsidRPr="0049532A" w:rsidRDefault="0049532A" w:rsidP="00E32156">
      <w:pPr>
        <w:spacing w:line="360" w:lineRule="auto"/>
        <w:jc w:val="both"/>
        <w:rPr>
          <w:rFonts w:eastAsia="Times New Roman" w:cs="Times New Roman"/>
        </w:rPr>
      </w:pPr>
      <w:r w:rsidRPr="001F675F">
        <w:t xml:space="preserve">Kwan, M.-P. (2012). How GIS can help address the uncertain geographic context </w:t>
      </w:r>
      <w:r w:rsidRPr="001F675F">
        <w:tab/>
        <w:t xml:space="preserve">problem in social science research. </w:t>
      </w:r>
      <w:r w:rsidRPr="0049532A">
        <w:rPr>
          <w:i/>
        </w:rPr>
        <w:t xml:space="preserve">Annals of GIS, 18(4), </w:t>
      </w:r>
      <w:r w:rsidRPr="0049532A">
        <w:t xml:space="preserve">245-255. doi: </w:t>
      </w:r>
      <w:r w:rsidRPr="0049532A">
        <w:tab/>
      </w:r>
      <w:r w:rsidRPr="0049532A">
        <w:rPr>
          <w:rFonts w:eastAsia="Times New Roman" w:cs="Times New Roman"/>
        </w:rPr>
        <w:t>10.1080/19475683.2012.727867</w:t>
      </w:r>
    </w:p>
    <w:p w14:paraId="2104E26F" w14:textId="77777777" w:rsidR="00B23428" w:rsidRPr="001F675F" w:rsidRDefault="00B23428" w:rsidP="00E32156">
      <w:pPr>
        <w:spacing w:line="360" w:lineRule="auto"/>
        <w:jc w:val="both"/>
      </w:pPr>
      <w:r w:rsidRPr="001F675F">
        <w:rPr>
          <w:rFonts w:eastAsia="Times New Roman" w:cs="Times New Roman"/>
        </w:rPr>
        <w:t xml:space="preserve">Lancaster, G., &amp; Massingham, L. (2010). </w:t>
      </w:r>
      <w:r w:rsidRPr="001F675F">
        <w:rPr>
          <w:rFonts w:eastAsia="Times New Roman" w:cs="Times New Roman"/>
          <w:i/>
          <w:iCs/>
        </w:rPr>
        <w:t xml:space="preserve">Essentials of marketing management. </w:t>
      </w:r>
      <w:r w:rsidRPr="001F675F">
        <w:rPr>
          <w:rFonts w:eastAsia="Times New Roman" w:cs="Times New Roman"/>
          <w:i/>
          <w:iCs/>
        </w:rPr>
        <w:tab/>
        <w:t>Electronical Data</w:t>
      </w:r>
      <w:r w:rsidRPr="001F675F">
        <w:rPr>
          <w:rFonts w:eastAsia="Times New Roman" w:cs="Times New Roman"/>
        </w:rPr>
        <w:t>. New York: Routledge.</w:t>
      </w:r>
    </w:p>
    <w:p w14:paraId="773EB4C3" w14:textId="77777777" w:rsidR="00B23428" w:rsidRPr="001F675F" w:rsidRDefault="00B23428" w:rsidP="00E32156">
      <w:pPr>
        <w:spacing w:line="360" w:lineRule="auto"/>
        <w:jc w:val="both"/>
      </w:pPr>
      <w:r w:rsidRPr="001F675F">
        <w:lastRenderedPageBreak/>
        <w:t xml:space="preserve">Lindblom, C. E. (1959). The science of 'muddling through'. Public Administration </w:t>
      </w:r>
      <w:r w:rsidRPr="001F675F">
        <w:tab/>
        <w:t>Review, 19, 79–88.</w:t>
      </w:r>
    </w:p>
    <w:p w14:paraId="72C698C4" w14:textId="77777777" w:rsidR="00B23428" w:rsidRPr="00ED0C59" w:rsidRDefault="00B23428" w:rsidP="00E32156">
      <w:pPr>
        <w:spacing w:line="360" w:lineRule="auto"/>
        <w:ind w:left="708" w:hanging="708"/>
        <w:jc w:val="both"/>
      </w:pPr>
      <w:r w:rsidRPr="00B23428">
        <w:t xml:space="preserve">Mann, L. (1989). "Becoming a better decision maker". </w:t>
      </w:r>
      <w:r w:rsidRPr="00ED0C59">
        <w:rPr>
          <w:i/>
        </w:rPr>
        <w:t xml:space="preserve">Australian Psychologist 24 </w:t>
      </w:r>
      <w:r w:rsidRPr="00ED0C59">
        <w:rPr>
          <w:i/>
        </w:rPr>
        <w:tab/>
        <w:t>(2)</w:t>
      </w:r>
      <w:r w:rsidRPr="00ED0C59">
        <w:t>, 141–155. doi:10.1080/00050068908259558</w:t>
      </w:r>
    </w:p>
    <w:p w14:paraId="697641AF" w14:textId="77777777" w:rsidR="00B23428" w:rsidRPr="001F675F" w:rsidRDefault="00B23428" w:rsidP="00E32156">
      <w:pPr>
        <w:spacing w:line="360" w:lineRule="auto"/>
        <w:jc w:val="both"/>
      </w:pPr>
      <w:r w:rsidRPr="001F675F">
        <w:t xml:space="preserve">March, J. G., Guetzkow, H. &amp; Simon, H. (1993). </w:t>
      </w:r>
      <w:r w:rsidRPr="001F675F">
        <w:rPr>
          <w:i/>
        </w:rPr>
        <w:t xml:space="preserve">Organizations </w:t>
      </w:r>
      <w:r w:rsidRPr="001F675F">
        <w:t>(2nd edition)</w:t>
      </w:r>
      <w:r w:rsidRPr="001F675F">
        <w:rPr>
          <w:i/>
        </w:rPr>
        <w:t xml:space="preserve">. </w:t>
      </w:r>
      <w:r w:rsidRPr="001F675F">
        <w:t xml:space="preserve">New York: </w:t>
      </w:r>
      <w:r w:rsidRPr="001F675F">
        <w:tab/>
        <w:t xml:space="preserve">John Wiley &amp; Sons. </w:t>
      </w:r>
    </w:p>
    <w:p w14:paraId="6CEC40BE" w14:textId="77777777" w:rsidR="00B23428" w:rsidRPr="00ED0C59" w:rsidRDefault="00B23428" w:rsidP="00E32156">
      <w:pPr>
        <w:spacing w:line="360" w:lineRule="auto"/>
        <w:jc w:val="both"/>
        <w:rPr>
          <w:rFonts w:eastAsia="Times New Roman" w:cs="Times New Roman"/>
          <w:lang w:val="de-CH"/>
        </w:rPr>
      </w:pPr>
      <w:r w:rsidRPr="00B23428">
        <w:rPr>
          <w:lang w:val="de-CH"/>
        </w:rPr>
        <w:t xml:space="preserve">Marschalko, M., Bednarik, M. &amp; Yilmaz, I. (2012). </w:t>
      </w:r>
      <w:r w:rsidRPr="001F675F">
        <w:t xml:space="preserve">Evaluation of engineering-geological </w:t>
      </w:r>
      <w:r w:rsidRPr="001F675F">
        <w:tab/>
        <w:t xml:space="preserve">conditions for conurbation of Ostrava (Czech Republic) within GIS environment. </w:t>
      </w:r>
      <w:r w:rsidRPr="001F675F">
        <w:tab/>
      </w:r>
      <w:r w:rsidRPr="00ED0C59">
        <w:rPr>
          <w:i/>
          <w:lang w:val="de-CH"/>
        </w:rPr>
        <w:t xml:space="preserve">Environmental Earth Science, 67(4), </w:t>
      </w:r>
      <w:r w:rsidRPr="00ED0C59">
        <w:rPr>
          <w:lang w:val="de-CH"/>
        </w:rPr>
        <w:t xml:space="preserve">1007-1044. doi: </w:t>
      </w:r>
      <w:r w:rsidRPr="00ED0C59">
        <w:rPr>
          <w:rFonts w:eastAsia="Times New Roman" w:cs="Times New Roman"/>
          <w:lang w:val="de-CH"/>
        </w:rPr>
        <w:t>10.1007/s12665-012-1547-</w:t>
      </w:r>
      <w:r w:rsidRPr="00ED0C59">
        <w:rPr>
          <w:rFonts w:eastAsia="Times New Roman" w:cs="Times New Roman"/>
          <w:lang w:val="de-CH"/>
        </w:rPr>
        <w:tab/>
        <w:t>9</w:t>
      </w:r>
    </w:p>
    <w:p w14:paraId="64B265B4" w14:textId="77777777" w:rsidR="00B23428" w:rsidRPr="00ED0C59" w:rsidRDefault="00B23428" w:rsidP="00E32156">
      <w:pPr>
        <w:spacing w:line="360" w:lineRule="auto"/>
        <w:jc w:val="both"/>
      </w:pPr>
      <w:r w:rsidRPr="004B6140">
        <w:rPr>
          <w:rFonts w:eastAsia="Times New Roman" w:cs="Times New Roman"/>
          <w:lang w:val="de-CH"/>
        </w:rPr>
        <w:t xml:space="preserve">Mayring, P. (2010). </w:t>
      </w:r>
      <w:r w:rsidRPr="004B6140">
        <w:rPr>
          <w:rFonts w:eastAsia="Times New Roman" w:cs="Times New Roman"/>
          <w:i/>
          <w:iCs/>
          <w:lang w:val="de-CH"/>
        </w:rPr>
        <w:t xml:space="preserve">Qualitative Inhaltsanalyse. Elektronische Daten. Grundlagen und </w:t>
      </w:r>
      <w:r w:rsidRPr="004B6140">
        <w:rPr>
          <w:rFonts w:eastAsia="Times New Roman" w:cs="Times New Roman"/>
          <w:i/>
          <w:iCs/>
          <w:lang w:val="de-CH"/>
        </w:rPr>
        <w:tab/>
        <w:t>Techniken</w:t>
      </w:r>
      <w:r w:rsidRPr="004B6140">
        <w:rPr>
          <w:rFonts w:eastAsia="Times New Roman" w:cs="Times New Roman"/>
          <w:lang w:val="de-CH"/>
        </w:rPr>
        <w:t xml:space="preserve">. </w:t>
      </w:r>
      <w:r w:rsidRPr="00ED0C59">
        <w:rPr>
          <w:rFonts w:eastAsia="Times New Roman" w:cs="Times New Roman"/>
        </w:rPr>
        <w:t>Weinheim: Beltz Verlagsgruppe.</w:t>
      </w:r>
    </w:p>
    <w:p w14:paraId="03BDA360" w14:textId="77777777" w:rsidR="00B23428" w:rsidRDefault="00B23428" w:rsidP="00E32156">
      <w:pPr>
        <w:spacing w:line="360" w:lineRule="auto"/>
        <w:jc w:val="both"/>
      </w:pPr>
      <w:r w:rsidRPr="00ED0C59">
        <w:t xml:space="preserve">Miles, J. &amp; Gilbert, P. (Eds.) </w:t>
      </w:r>
      <w:r>
        <w:t xml:space="preserve">(2005). </w:t>
      </w:r>
      <w:r w:rsidRPr="00C44D97">
        <w:rPr>
          <w:i/>
        </w:rPr>
        <w:t xml:space="preserve">A Handbook of Research Methods for Clinical and </w:t>
      </w:r>
      <w:r>
        <w:rPr>
          <w:i/>
        </w:rPr>
        <w:tab/>
      </w:r>
      <w:r w:rsidRPr="00C44D97">
        <w:rPr>
          <w:i/>
        </w:rPr>
        <w:t>Health Psychology</w:t>
      </w:r>
      <w:r>
        <w:rPr>
          <w:i/>
        </w:rPr>
        <w:t xml:space="preserve">. </w:t>
      </w:r>
      <w:r>
        <w:t>Oxford: Oxford University Press.</w:t>
      </w:r>
    </w:p>
    <w:p w14:paraId="765C10E8" w14:textId="77777777" w:rsidR="00B23428" w:rsidRPr="001F675F" w:rsidRDefault="00B23428" w:rsidP="00E32156">
      <w:pPr>
        <w:spacing w:line="360" w:lineRule="auto"/>
        <w:jc w:val="both"/>
        <w:rPr>
          <w:rFonts w:eastAsia="Times New Roman" w:cs="Times New Roman"/>
        </w:rPr>
      </w:pPr>
      <w:r w:rsidRPr="001F675F">
        <w:t xml:space="preserve">Moore, G. E. (1965). Cramming more components onto integrated circuits. </w:t>
      </w:r>
      <w:r w:rsidRPr="001F675F">
        <w:rPr>
          <w:i/>
        </w:rPr>
        <w:t xml:space="preserve">Electronics, </w:t>
      </w:r>
      <w:r w:rsidRPr="001F675F">
        <w:rPr>
          <w:i/>
        </w:rPr>
        <w:tab/>
        <w:t xml:space="preserve">38(8), </w:t>
      </w:r>
      <w:r w:rsidRPr="001F675F">
        <w:t xml:space="preserve">114-117. </w:t>
      </w:r>
      <w:r w:rsidRPr="001F675F">
        <w:rPr>
          <w:rFonts w:eastAsia="Times New Roman" w:cs="Times New Roman"/>
        </w:rPr>
        <w:t>doi: 10.1109/N-SSC.2006.4785860</w:t>
      </w:r>
    </w:p>
    <w:p w14:paraId="5CF1BFD7" w14:textId="53D31C1A" w:rsidR="000C19A3" w:rsidRPr="001F675F" w:rsidRDefault="000C19A3" w:rsidP="00E32156">
      <w:pPr>
        <w:spacing w:line="360" w:lineRule="auto"/>
        <w:jc w:val="both"/>
        <w:rPr>
          <w:rFonts w:eastAsia="Times New Roman" w:cs="Times New Roman"/>
        </w:rPr>
      </w:pPr>
      <w:r w:rsidRPr="00B23428">
        <w:t xml:space="preserve">Naves, L. A., Port, L. B., Correa Rosa, J. W., Casulari, L. A. &amp; Correa Rosa, J. W. (2015). </w:t>
      </w:r>
      <w:r w:rsidR="00F31BED" w:rsidRPr="00B23428">
        <w:tab/>
      </w:r>
      <w:r w:rsidRPr="001F675F">
        <w:t xml:space="preserve">Geographical information system (GIS) as a new tool to evaluate epidemiology </w:t>
      </w:r>
      <w:r w:rsidR="00F31BED" w:rsidRPr="001F675F">
        <w:tab/>
      </w:r>
      <w:r w:rsidRPr="001F675F">
        <w:t xml:space="preserve">based on spatial analysis and clinical outcomes in acromegaly. </w:t>
      </w:r>
      <w:r w:rsidR="00F31BED" w:rsidRPr="001F675F">
        <w:rPr>
          <w:i/>
        </w:rPr>
        <w:t xml:space="preserve">Pituitary, 18, </w:t>
      </w:r>
      <w:r w:rsidR="00F31BED" w:rsidRPr="001F675F">
        <w:t xml:space="preserve">8-15. </w:t>
      </w:r>
      <w:r w:rsidR="00F31BED" w:rsidRPr="001F675F">
        <w:tab/>
        <w:t xml:space="preserve">doi: </w:t>
      </w:r>
      <w:r w:rsidR="00F31BED" w:rsidRPr="001F675F">
        <w:rPr>
          <w:rFonts w:eastAsia="Times New Roman" w:cs="Times New Roman"/>
        </w:rPr>
        <w:t>10.1007/s11102-013-0548-3</w:t>
      </w:r>
    </w:p>
    <w:p w14:paraId="4E78343B" w14:textId="77777777" w:rsidR="00B23428" w:rsidRPr="001F675F" w:rsidRDefault="00B23428" w:rsidP="00E32156">
      <w:pPr>
        <w:spacing w:line="360" w:lineRule="auto"/>
        <w:jc w:val="both"/>
      </w:pPr>
      <w:r w:rsidRPr="001F675F">
        <w:t xml:space="preserve">Nicosia, F. (1966) </w:t>
      </w:r>
      <w:r w:rsidRPr="001F675F">
        <w:rPr>
          <w:i/>
          <w:iCs/>
        </w:rPr>
        <w:t>Consumer Decision Processes</w:t>
      </w:r>
      <w:r w:rsidRPr="001F675F">
        <w:t>, Englewood Cliffs: Prentice Hall.</w:t>
      </w:r>
    </w:p>
    <w:p w14:paraId="2BAA2226" w14:textId="77777777" w:rsidR="00B23428" w:rsidRPr="001F675F" w:rsidRDefault="00B23428" w:rsidP="00E32156">
      <w:pPr>
        <w:spacing w:line="360" w:lineRule="auto"/>
        <w:jc w:val="both"/>
        <w:rPr>
          <w:rFonts w:eastAsia="Times New Roman" w:cs="Times New Roman"/>
        </w:rPr>
      </w:pPr>
      <w:r w:rsidRPr="001F675F">
        <w:rPr>
          <w:rFonts w:eastAsia="Times New Roman" w:cs="Times New Roman"/>
        </w:rPr>
        <w:t xml:space="preserve">O'Brien, E. J. (2015). An Empirical Exploration of the Alternative Evaluation Stage of the </w:t>
      </w:r>
      <w:r w:rsidRPr="001F675F">
        <w:rPr>
          <w:rFonts w:eastAsia="Times New Roman" w:cs="Times New Roman"/>
        </w:rPr>
        <w:tab/>
        <w:t xml:space="preserve">EKB Model Relative to the Political Decision Making Process [Abstract].  </w:t>
      </w:r>
      <w:r w:rsidRPr="001F675F">
        <w:rPr>
          <w:rFonts w:eastAsia="Times New Roman" w:cs="Times New Roman"/>
        </w:rPr>
        <w:tab/>
      </w:r>
      <w:r w:rsidRPr="001F675F">
        <w:rPr>
          <w:rFonts w:eastAsia="Times New Roman" w:cs="Times New Roman"/>
          <w:i/>
          <w:iCs/>
        </w:rPr>
        <w:t>Proceedings Of The 1987 Academy Of Marketing Science (AMS) Annual Conference</w:t>
      </w:r>
      <w:r w:rsidRPr="001F675F">
        <w:rPr>
          <w:rFonts w:eastAsia="Times New Roman" w:cs="Times New Roman"/>
        </w:rPr>
        <w:t xml:space="preserve">, </w:t>
      </w:r>
      <w:r w:rsidRPr="001F675F">
        <w:rPr>
          <w:rFonts w:eastAsia="Times New Roman" w:cs="Times New Roman"/>
        </w:rPr>
        <w:tab/>
        <w:t>19. doi:10.1007/978-3-319-17052-7_5</w:t>
      </w:r>
    </w:p>
    <w:p w14:paraId="736F19E5" w14:textId="77777777" w:rsidR="00B23428" w:rsidRPr="006526FB" w:rsidRDefault="00B23428" w:rsidP="00E32156">
      <w:pPr>
        <w:spacing w:line="360" w:lineRule="auto"/>
        <w:jc w:val="both"/>
      </w:pPr>
      <w:r>
        <w:t>Openshaw, K. (2014).</w:t>
      </w:r>
      <w:r w:rsidRPr="00A13A01">
        <w:t xml:space="preserve"> Energy Values of Unproces</w:t>
      </w:r>
      <w:r>
        <w:t>sed Biomass, Charcoal and other</w:t>
      </w:r>
      <w:r>
        <w:br/>
        <w:t xml:space="preserve">   </w:t>
      </w:r>
      <w:r>
        <w:tab/>
      </w:r>
      <w:r w:rsidRPr="00A13A01">
        <w:t>Biomass Fuels and their role in Greenhouse Gas Mitigation and Energy Use.</w:t>
      </w:r>
      <w:r>
        <w:br/>
        <w:t xml:space="preserve"> </w:t>
      </w:r>
      <w:r>
        <w:tab/>
      </w:r>
      <w:r>
        <w:rPr>
          <w:i/>
        </w:rPr>
        <w:t xml:space="preserve">Advances in Environmental Science and Energy Planning, 03, </w:t>
      </w:r>
      <w:r>
        <w:t>30-40. Retrieved</w:t>
      </w:r>
      <w:r>
        <w:br/>
        <w:t xml:space="preserve"> </w:t>
      </w:r>
      <w:r>
        <w:tab/>
        <w:t xml:space="preserve">from: </w:t>
      </w:r>
      <w:r>
        <w:br/>
        <w:t xml:space="preserve"> </w:t>
      </w:r>
      <w:r>
        <w:tab/>
        <w:t>http://www.wseas.us/elibrary/conferences/2015/Tenerife/ENVIR/ENVIR-</w:t>
      </w:r>
      <w:r>
        <w:br/>
        <w:t xml:space="preserve"> </w:t>
      </w:r>
      <w:r>
        <w:tab/>
        <w:t>03.pdf</w:t>
      </w:r>
    </w:p>
    <w:p w14:paraId="51680B93" w14:textId="77777777" w:rsidR="00B23428" w:rsidRPr="00496A38" w:rsidRDefault="00B23428" w:rsidP="00E32156">
      <w:pPr>
        <w:spacing w:line="360" w:lineRule="auto"/>
        <w:jc w:val="both"/>
        <w:rPr>
          <w:rFonts w:eastAsia="Times New Roman" w:cs="Times New Roman"/>
        </w:rPr>
      </w:pPr>
      <w:r>
        <w:rPr>
          <w:rFonts w:eastAsia="Times New Roman" w:cs="Times New Roman"/>
        </w:rPr>
        <w:t xml:space="preserve">Qasim, M., &amp; Kotani, K. (2014). An Empirical Analysis of Energy Shortage in Pakistan. </w:t>
      </w:r>
      <w:r>
        <w:rPr>
          <w:rFonts w:eastAsia="Times New Roman" w:cs="Times New Roman"/>
        </w:rPr>
        <w:tab/>
      </w:r>
      <w:r w:rsidRPr="00496A38">
        <w:rPr>
          <w:rFonts w:eastAsia="Times New Roman" w:cs="Times New Roman"/>
          <w:i/>
          <w:iCs/>
        </w:rPr>
        <w:t>Asia-Pacific Development Journal</w:t>
      </w:r>
      <w:r w:rsidRPr="00496A38">
        <w:rPr>
          <w:rFonts w:eastAsia="Times New Roman" w:cs="Times New Roman"/>
        </w:rPr>
        <w:t xml:space="preserve">, </w:t>
      </w:r>
      <w:r w:rsidRPr="00496A38">
        <w:rPr>
          <w:rFonts w:eastAsia="Times New Roman" w:cs="Times New Roman"/>
          <w:i/>
          <w:iCs/>
        </w:rPr>
        <w:t>21</w:t>
      </w:r>
      <w:r w:rsidRPr="00496A38">
        <w:rPr>
          <w:rFonts w:eastAsia="Times New Roman" w:cs="Times New Roman"/>
        </w:rPr>
        <w:t>(1), 137-166.</w:t>
      </w:r>
    </w:p>
    <w:p w14:paraId="637904BC" w14:textId="77777777" w:rsidR="00B23428" w:rsidRDefault="00B23428" w:rsidP="00E32156">
      <w:pPr>
        <w:spacing w:line="360" w:lineRule="auto"/>
        <w:jc w:val="both"/>
        <w:rPr>
          <w:rFonts w:eastAsia="Times New Roman" w:cs="Times New Roman"/>
        </w:rPr>
      </w:pPr>
      <w:r w:rsidRPr="00496A38">
        <w:rPr>
          <w:rFonts w:eastAsia="Times New Roman" w:cs="Times New Roman"/>
        </w:rPr>
        <w:lastRenderedPageBreak/>
        <w:t xml:space="preserve">Rauf, O., Wang, S., Yuan, P., &amp; Tan, J. (2015). </w:t>
      </w:r>
      <w:r>
        <w:rPr>
          <w:rFonts w:eastAsia="Times New Roman" w:cs="Times New Roman"/>
        </w:rPr>
        <w:t xml:space="preserve">An overview of energy status and </w:t>
      </w:r>
      <w:r>
        <w:rPr>
          <w:rFonts w:eastAsia="Times New Roman" w:cs="Times New Roman"/>
        </w:rPr>
        <w:tab/>
        <w:t xml:space="preserve">development in Pakistan. </w:t>
      </w:r>
      <w:r>
        <w:rPr>
          <w:rFonts w:eastAsia="Times New Roman" w:cs="Times New Roman"/>
          <w:i/>
          <w:iCs/>
        </w:rPr>
        <w:t>Renewable &amp; Sustainable Energy Reviews</w:t>
      </w:r>
      <w:r>
        <w:rPr>
          <w:rFonts w:eastAsia="Times New Roman" w:cs="Times New Roman"/>
        </w:rPr>
        <w:t xml:space="preserve">, </w:t>
      </w:r>
      <w:r>
        <w:rPr>
          <w:rFonts w:eastAsia="Times New Roman" w:cs="Times New Roman"/>
          <w:i/>
          <w:iCs/>
        </w:rPr>
        <w:t xml:space="preserve">48, </w:t>
      </w:r>
      <w:r>
        <w:rPr>
          <w:rFonts w:eastAsia="Times New Roman" w:cs="Times New Roman"/>
        </w:rPr>
        <w:t xml:space="preserve">892-931. </w:t>
      </w:r>
      <w:r>
        <w:rPr>
          <w:rFonts w:eastAsia="Times New Roman" w:cs="Times New Roman"/>
        </w:rPr>
        <w:tab/>
        <w:t>doi:10.1016/j.rser.2015.04.012</w:t>
      </w:r>
    </w:p>
    <w:p w14:paraId="154AACF0" w14:textId="77777777" w:rsidR="00B23428" w:rsidRPr="00ED0C59" w:rsidRDefault="00B23428" w:rsidP="00E32156">
      <w:pPr>
        <w:spacing w:line="360" w:lineRule="auto"/>
        <w:jc w:val="both"/>
      </w:pPr>
      <w:r w:rsidRPr="00B23428">
        <w:t xml:space="preserve">Resch, B., Sagl, G., Törnros, T., Bachmaier, A., Eggers, J.-B., Herkel, S., Narmsara, S. &amp; </w:t>
      </w:r>
      <w:r w:rsidRPr="00B23428">
        <w:tab/>
        <w:t xml:space="preserve">Gündra, H. (2014). </w:t>
      </w:r>
      <w:r w:rsidRPr="001F675F">
        <w:t xml:space="preserve">GIS-Based Planning and Modeling for Renewable Energy: </w:t>
      </w:r>
      <w:r w:rsidRPr="001F675F">
        <w:tab/>
        <w:t xml:space="preserve">Challenges and Future Research Avenues. </w:t>
      </w:r>
      <w:r w:rsidRPr="00ED0C59">
        <w:rPr>
          <w:i/>
        </w:rPr>
        <w:t>ISPRS International Journal of Geo-</w:t>
      </w:r>
      <w:r w:rsidRPr="00ED0C59">
        <w:rPr>
          <w:i/>
        </w:rPr>
        <w:tab/>
        <w:t xml:space="preserve">Information, 3(2), </w:t>
      </w:r>
      <w:r w:rsidRPr="00ED0C59">
        <w:t>662-692. doi: 10.3390/ijgi3020662</w:t>
      </w:r>
    </w:p>
    <w:p w14:paraId="777EB44E" w14:textId="77777777" w:rsidR="00B23428" w:rsidRDefault="00B23428" w:rsidP="00E32156">
      <w:pPr>
        <w:spacing w:line="360" w:lineRule="auto"/>
        <w:jc w:val="both"/>
        <w:rPr>
          <w:rFonts w:eastAsia="Times New Roman" w:cs="Times New Roman"/>
        </w:rPr>
      </w:pPr>
      <w:r>
        <w:rPr>
          <w:rFonts w:eastAsia="Times New Roman" w:cs="Times New Roman"/>
        </w:rPr>
        <w:t xml:space="preserve">Robbins, S. P., &amp; Judge, T. A. (2014). </w:t>
      </w:r>
      <w:r>
        <w:rPr>
          <w:rFonts w:eastAsia="Times New Roman" w:cs="Times New Roman"/>
          <w:i/>
        </w:rPr>
        <w:t>Essentials of Organizational Behavior.</w:t>
      </w:r>
      <w:r>
        <w:rPr>
          <w:rFonts w:eastAsia="Times New Roman" w:cs="Times New Roman"/>
        </w:rPr>
        <w:t xml:space="preserve"> London:</w:t>
      </w:r>
    </w:p>
    <w:p w14:paraId="52D809D3" w14:textId="77777777" w:rsidR="00B23428" w:rsidRPr="00496A38" w:rsidRDefault="00B23428" w:rsidP="00E32156">
      <w:pPr>
        <w:spacing w:line="360" w:lineRule="auto"/>
        <w:ind w:firstLine="708"/>
        <w:jc w:val="both"/>
        <w:rPr>
          <w:rFonts w:eastAsia="Times New Roman" w:cs="Times New Roman"/>
        </w:rPr>
      </w:pPr>
      <w:r w:rsidRPr="00496A38">
        <w:rPr>
          <w:rFonts w:eastAsia="Times New Roman" w:cs="Times New Roman"/>
        </w:rPr>
        <w:t>Pearson Education 2014.</w:t>
      </w:r>
    </w:p>
    <w:p w14:paraId="4E7807D2" w14:textId="77777777" w:rsidR="003D0975" w:rsidRDefault="003D0975" w:rsidP="00E32156">
      <w:pPr>
        <w:spacing w:line="360" w:lineRule="auto"/>
        <w:jc w:val="both"/>
        <w:rPr>
          <w:rFonts w:eastAsia="Times New Roman" w:cs="Times New Roman"/>
        </w:rPr>
      </w:pPr>
      <w:r>
        <w:rPr>
          <w:rFonts w:eastAsia="Times New Roman" w:cs="Times New Roman"/>
        </w:rPr>
        <w:t xml:space="preserve">Sheikh, M. A. (2009). Renewable energy resource potential in Pakistan. </w:t>
      </w:r>
      <w:r>
        <w:rPr>
          <w:rFonts w:eastAsia="Times New Roman" w:cs="Times New Roman"/>
          <w:i/>
          <w:iCs/>
        </w:rPr>
        <w:t xml:space="preserve">Renewable And </w:t>
      </w:r>
      <w:r>
        <w:rPr>
          <w:rFonts w:eastAsia="Times New Roman" w:cs="Times New Roman"/>
          <w:i/>
          <w:iCs/>
        </w:rPr>
        <w:tab/>
        <w:t>Sustainable Energy Reviews</w:t>
      </w:r>
      <w:r>
        <w:rPr>
          <w:rFonts w:eastAsia="Times New Roman" w:cs="Times New Roman"/>
        </w:rPr>
        <w:t xml:space="preserve">, </w:t>
      </w:r>
      <w:r>
        <w:rPr>
          <w:rFonts w:eastAsia="Times New Roman" w:cs="Times New Roman"/>
          <w:i/>
          <w:iCs/>
        </w:rPr>
        <w:t xml:space="preserve">13, </w:t>
      </w:r>
      <w:r>
        <w:rPr>
          <w:rFonts w:eastAsia="Times New Roman" w:cs="Times New Roman"/>
        </w:rPr>
        <w:t>2696-2702. doi:10.1016/j.rser.2009.06.029</w:t>
      </w:r>
    </w:p>
    <w:p w14:paraId="3D38CA0C" w14:textId="77777777" w:rsidR="00B23428" w:rsidRDefault="00B23428" w:rsidP="00E32156">
      <w:pPr>
        <w:spacing w:line="360" w:lineRule="auto"/>
        <w:jc w:val="both"/>
      </w:pPr>
      <w:r w:rsidRPr="00365C58">
        <w:t xml:space="preserve">Siddiqui, R. (2004). Energy and economic growth in Pakistan. </w:t>
      </w:r>
      <w:r w:rsidRPr="00365C58">
        <w:rPr>
          <w:i/>
        </w:rPr>
        <w:t xml:space="preserve">Pakistan Development </w:t>
      </w:r>
      <w:r>
        <w:rPr>
          <w:i/>
        </w:rPr>
        <w:tab/>
      </w:r>
      <w:r w:rsidRPr="00365C58">
        <w:rPr>
          <w:i/>
        </w:rPr>
        <w:t xml:space="preserve">Review, 43(2), </w:t>
      </w:r>
      <w:r w:rsidRPr="00365C58">
        <w:t>175-200</w:t>
      </w:r>
      <w:r>
        <w:t>.</w:t>
      </w:r>
    </w:p>
    <w:p w14:paraId="57BCC107" w14:textId="77777777" w:rsidR="00B23428" w:rsidRPr="001F675F" w:rsidRDefault="00B23428" w:rsidP="00E32156">
      <w:pPr>
        <w:spacing w:line="360" w:lineRule="auto"/>
        <w:jc w:val="both"/>
      </w:pPr>
      <w:r w:rsidRPr="00496A38">
        <w:t xml:space="preserve">Sipp, C. M. &amp; Carayannis, E. G. (2013). </w:t>
      </w:r>
      <w:r w:rsidRPr="001F675F">
        <w:rPr>
          <w:i/>
        </w:rPr>
        <w:t xml:space="preserve">Real Options and Strategic Technology Venturing. A </w:t>
      </w:r>
      <w:r w:rsidRPr="001F675F">
        <w:rPr>
          <w:i/>
        </w:rPr>
        <w:tab/>
        <w:t>New Paradigm in Decision Making.</w:t>
      </w:r>
      <w:r w:rsidRPr="001F675F">
        <w:t xml:space="preserve"> New York: Springer. doi:10.1007/978-1-4614-</w:t>
      </w:r>
      <w:r w:rsidRPr="001F675F">
        <w:tab/>
        <w:t>5814-2</w:t>
      </w:r>
    </w:p>
    <w:p w14:paraId="51C052D1" w14:textId="77777777" w:rsidR="00B23428" w:rsidRPr="001F675F" w:rsidRDefault="00B23428" w:rsidP="00E32156">
      <w:pPr>
        <w:spacing w:line="360" w:lineRule="auto"/>
        <w:jc w:val="both"/>
      </w:pPr>
      <w:r w:rsidRPr="001F675F">
        <w:rPr>
          <w:rFonts w:eastAsia="Times New Roman" w:cs="Times New Roman"/>
        </w:rPr>
        <w:t xml:space="preserve">Solomon, M. R. (2015). </w:t>
      </w:r>
      <w:r w:rsidRPr="001F675F">
        <w:rPr>
          <w:rFonts w:eastAsia="Times New Roman" w:cs="Times New Roman"/>
          <w:i/>
          <w:iCs/>
        </w:rPr>
        <w:t>Consumer behavior. buying, having, and being</w:t>
      </w:r>
      <w:r>
        <w:rPr>
          <w:rFonts w:eastAsia="Times New Roman" w:cs="Times New Roman"/>
        </w:rPr>
        <w:t xml:space="preserve">. Boston: </w:t>
      </w:r>
      <w:r>
        <w:rPr>
          <w:rFonts w:eastAsia="Times New Roman" w:cs="Times New Roman"/>
        </w:rPr>
        <w:tab/>
        <w:t>Pearson.</w:t>
      </w:r>
    </w:p>
    <w:p w14:paraId="50FAC789" w14:textId="7B7A8DC6" w:rsidR="00057CF0" w:rsidRPr="001F675F" w:rsidRDefault="00057CF0" w:rsidP="00E32156">
      <w:pPr>
        <w:spacing w:line="360" w:lineRule="auto"/>
        <w:jc w:val="both"/>
      </w:pPr>
      <w:r w:rsidRPr="001F675F">
        <w:t xml:space="preserve">Sorensen, B. &amp; Meibom, P. (1999). GIS tools for renewable energy modelling. </w:t>
      </w:r>
      <w:r w:rsidRPr="001F675F">
        <w:rPr>
          <w:i/>
        </w:rPr>
        <w:t xml:space="preserve">Renewable </w:t>
      </w:r>
      <w:r w:rsidR="001F56B0" w:rsidRPr="001F675F">
        <w:rPr>
          <w:i/>
        </w:rPr>
        <w:tab/>
      </w:r>
      <w:r w:rsidRPr="001F675F">
        <w:rPr>
          <w:i/>
        </w:rPr>
        <w:t xml:space="preserve">Energy, 16(1-4), </w:t>
      </w:r>
      <w:r w:rsidRPr="001F675F">
        <w:t>1262-1267.</w:t>
      </w:r>
      <w:r w:rsidR="003A675E" w:rsidRPr="001F675F">
        <w:t xml:space="preserve"> doi:10.1016/S0960-1481(98)00514-X</w:t>
      </w:r>
    </w:p>
    <w:p w14:paraId="69351E7C" w14:textId="0F8918F6" w:rsidR="004F6FBD" w:rsidRPr="003D0975" w:rsidRDefault="004F6FBD" w:rsidP="00E32156">
      <w:pPr>
        <w:spacing w:line="360" w:lineRule="auto"/>
        <w:jc w:val="both"/>
        <w:rPr>
          <w:bCs/>
          <w:lang w:val="fr-CH"/>
        </w:rPr>
      </w:pPr>
      <w:r w:rsidRPr="004F6FBD">
        <w:rPr>
          <w:bCs/>
        </w:rPr>
        <w:t xml:space="preserve">Verbruggen, A., &amp; Lauber, V. (2009). Basic concepts for designing renewable electricity </w:t>
      </w:r>
      <w:r>
        <w:rPr>
          <w:bCs/>
        </w:rPr>
        <w:tab/>
      </w:r>
      <w:r w:rsidRPr="004F6FBD">
        <w:rPr>
          <w:bCs/>
        </w:rPr>
        <w:t xml:space="preserve">support aiming at a full-scale transition by 2050. </w:t>
      </w:r>
      <w:r w:rsidRPr="003D0975">
        <w:rPr>
          <w:bCs/>
          <w:i/>
          <w:iCs/>
          <w:lang w:val="fr-CH"/>
        </w:rPr>
        <w:t>Energy Policy</w:t>
      </w:r>
      <w:r w:rsidRPr="003D0975">
        <w:rPr>
          <w:bCs/>
          <w:lang w:val="fr-CH"/>
        </w:rPr>
        <w:t xml:space="preserve">, </w:t>
      </w:r>
      <w:r w:rsidRPr="003D0975">
        <w:rPr>
          <w:bCs/>
          <w:i/>
          <w:iCs/>
          <w:lang w:val="fr-CH"/>
        </w:rPr>
        <w:t xml:space="preserve">37, </w:t>
      </w:r>
      <w:r w:rsidRPr="003D0975">
        <w:rPr>
          <w:bCs/>
          <w:lang w:val="fr-CH"/>
        </w:rPr>
        <w:t xml:space="preserve">5732-5743. </w:t>
      </w:r>
      <w:r w:rsidRPr="003D0975">
        <w:rPr>
          <w:bCs/>
          <w:lang w:val="fr-CH"/>
        </w:rPr>
        <w:tab/>
        <w:t>doi:10.1016/j.enpol.2009.08.044</w:t>
      </w:r>
    </w:p>
    <w:p w14:paraId="03FBE76B" w14:textId="77777777" w:rsidR="003D0975" w:rsidRPr="001F675F" w:rsidRDefault="003D0975" w:rsidP="00E32156">
      <w:pPr>
        <w:spacing w:line="360" w:lineRule="auto"/>
        <w:jc w:val="both"/>
      </w:pPr>
      <w:r w:rsidRPr="004B6140">
        <w:rPr>
          <w:lang w:val="fr-CH"/>
        </w:rPr>
        <w:t xml:space="preserve">Voivontas, D., Assimacopoulos, D., Mourelatos, A. &amp; Corominas, J. (1998). </w:t>
      </w:r>
      <w:r w:rsidRPr="001F675F">
        <w:t xml:space="preserve">Evaluation of </w:t>
      </w:r>
      <w:r w:rsidRPr="001F675F">
        <w:tab/>
        <w:t xml:space="preserve">Renewable Energy potential using a GIS decision support system. </w:t>
      </w:r>
      <w:r w:rsidRPr="001F675F">
        <w:rPr>
          <w:i/>
        </w:rPr>
        <w:t xml:space="preserve">Renewable </w:t>
      </w:r>
      <w:r w:rsidRPr="001F675F">
        <w:rPr>
          <w:i/>
        </w:rPr>
        <w:tab/>
        <w:t xml:space="preserve">Energy, 13(3), </w:t>
      </w:r>
      <w:r w:rsidRPr="001F675F">
        <w:t>333-344. doi:10.1016/S0960-1481(98)00006-8</w:t>
      </w:r>
    </w:p>
    <w:p w14:paraId="32DCEFED" w14:textId="77777777" w:rsidR="003D0975" w:rsidRPr="001F675F" w:rsidRDefault="003D0975" w:rsidP="00E32156">
      <w:pPr>
        <w:spacing w:line="360" w:lineRule="auto"/>
        <w:jc w:val="both"/>
      </w:pPr>
      <w:r w:rsidRPr="00ED0C59">
        <w:t xml:space="preserve">Von Neumann, J., Morgenstern, O. (1944). </w:t>
      </w:r>
      <w:r w:rsidRPr="001F675F">
        <w:rPr>
          <w:i/>
        </w:rPr>
        <w:t xml:space="preserve">Theory of Games and Economic Behavior. </w:t>
      </w:r>
      <w:r w:rsidRPr="001F675F">
        <w:rPr>
          <w:i/>
        </w:rPr>
        <w:tab/>
      </w:r>
      <w:r w:rsidRPr="001F675F">
        <w:t>Princeton: Princeton University Press.</w:t>
      </w:r>
    </w:p>
    <w:p w14:paraId="11348DC3" w14:textId="77777777" w:rsidR="003D0975" w:rsidRPr="001F675F" w:rsidRDefault="003D0975" w:rsidP="00E32156">
      <w:pPr>
        <w:spacing w:line="360" w:lineRule="auto"/>
        <w:jc w:val="both"/>
      </w:pPr>
      <w:r w:rsidRPr="001F675F">
        <w:t xml:space="preserve">Woodworth, R. S. (1929). </w:t>
      </w:r>
      <w:r w:rsidRPr="001F675F">
        <w:rPr>
          <w:i/>
        </w:rPr>
        <w:t xml:space="preserve">Psychology. </w:t>
      </w:r>
      <w:r w:rsidRPr="001F675F">
        <w:t>New York: H. Holt &amp; Co.</w:t>
      </w:r>
    </w:p>
    <w:p w14:paraId="0780D761" w14:textId="4031D3EC" w:rsidR="009576C7" w:rsidRDefault="009576C7" w:rsidP="00E32156">
      <w:pPr>
        <w:spacing w:line="360" w:lineRule="auto"/>
        <w:jc w:val="both"/>
        <w:rPr>
          <w:rFonts w:eastAsia="Times New Roman" w:cs="Times New Roman"/>
        </w:rPr>
      </w:pPr>
      <w:r w:rsidRPr="003D0975">
        <w:rPr>
          <w:bCs/>
          <w:lang w:val="de-CH"/>
        </w:rPr>
        <w:t xml:space="preserve">Xue, J., Zhao, Z., Dai, Y. &amp; Wang, B. (Eds.) </w:t>
      </w:r>
      <w:r>
        <w:rPr>
          <w:bCs/>
        </w:rPr>
        <w:t xml:space="preserve">(2013). </w:t>
      </w:r>
      <w:r>
        <w:rPr>
          <w:bCs/>
          <w:i/>
        </w:rPr>
        <w:t xml:space="preserve">Green Energy in China. </w:t>
      </w:r>
      <w:r>
        <w:rPr>
          <w:bCs/>
        </w:rPr>
        <w:t xml:space="preserve">Springer </w:t>
      </w:r>
      <w:r>
        <w:rPr>
          <w:bCs/>
        </w:rPr>
        <w:tab/>
        <w:t>International Publishing. doi: 1</w:t>
      </w:r>
      <w:r>
        <w:rPr>
          <w:rFonts w:eastAsia="Times New Roman" w:cs="Times New Roman"/>
        </w:rPr>
        <w:t>0.1007/978-3-319-01153-0_5</w:t>
      </w:r>
    </w:p>
    <w:p w14:paraId="2C164F62" w14:textId="77777777" w:rsidR="003D0975" w:rsidRPr="001F675F" w:rsidRDefault="003D0975" w:rsidP="00E32156">
      <w:pPr>
        <w:spacing w:line="360" w:lineRule="auto"/>
        <w:jc w:val="both"/>
      </w:pPr>
      <w:r w:rsidRPr="00BC5FC8">
        <w:rPr>
          <w:lang w:val="de-CH"/>
          <w:rPrChange w:id="565" w:author="Grau Jan, ENT-BIZ-PSR-ANA-DA" w:date="2015-11-06T19:59:00Z">
            <w:rPr>
              <w:lang w:val="de-CH"/>
            </w:rPr>
          </w:rPrChange>
        </w:rPr>
        <w:t xml:space="preserve">Yue, C.-D. &amp; Wang, S.-S. (2004). </w:t>
      </w:r>
      <w:r w:rsidRPr="001F675F">
        <w:t xml:space="preserve">GIS-based evaluation of multifarious local renewable </w:t>
      </w:r>
      <w:r w:rsidRPr="001F675F">
        <w:tab/>
        <w:t xml:space="preserve">energy sources: a case study of the Chigu area of southwestern Taiwan. </w:t>
      </w:r>
      <w:r w:rsidRPr="001F675F">
        <w:rPr>
          <w:i/>
        </w:rPr>
        <w:t xml:space="preserve">Energy </w:t>
      </w:r>
      <w:r w:rsidRPr="001F675F">
        <w:rPr>
          <w:i/>
        </w:rPr>
        <w:tab/>
        <w:t xml:space="preserve">Policy, 34, </w:t>
      </w:r>
      <w:r w:rsidRPr="001F675F">
        <w:t>730-742. doi:10.1016/S0140-6701(06)82368-4</w:t>
      </w:r>
    </w:p>
    <w:p w14:paraId="2CA35254" w14:textId="77777777" w:rsidR="007F2A2A" w:rsidRDefault="007F2A2A" w:rsidP="00E32156">
      <w:pPr>
        <w:spacing w:line="360" w:lineRule="auto"/>
        <w:jc w:val="both"/>
      </w:pPr>
    </w:p>
    <w:p w14:paraId="63FF5D16" w14:textId="2E918706" w:rsidR="00B51DB6" w:rsidRPr="006F6CA6" w:rsidRDefault="006526FB" w:rsidP="00E32156">
      <w:pPr>
        <w:spacing w:line="360" w:lineRule="auto"/>
        <w:jc w:val="both"/>
        <w:rPr>
          <w:rFonts w:asciiTheme="majorHAnsi" w:hAnsiTheme="majorHAnsi"/>
        </w:rPr>
      </w:pPr>
      <w:bookmarkStart w:id="566" w:name="_Toc434241914"/>
      <w:r w:rsidRPr="006F6CA6">
        <w:rPr>
          <w:rStyle w:val="berschrift1Zchn"/>
          <w:rFonts w:asciiTheme="majorHAnsi" w:hAnsiTheme="majorHAnsi"/>
          <w:lang w:val="en-US"/>
        </w:rPr>
        <w:t xml:space="preserve">List of </w:t>
      </w:r>
      <w:r w:rsidR="007F2A2A" w:rsidRPr="006F6CA6">
        <w:rPr>
          <w:rStyle w:val="berschrift1Zchn"/>
          <w:rFonts w:asciiTheme="majorHAnsi" w:hAnsiTheme="majorHAnsi"/>
          <w:lang w:val="en-US"/>
        </w:rPr>
        <w:t>Internet Sources</w:t>
      </w:r>
      <w:bookmarkEnd w:id="566"/>
    </w:p>
    <w:p w14:paraId="075B6EC7" w14:textId="77777777" w:rsidR="003D0975" w:rsidRPr="001F675F" w:rsidRDefault="003D0975" w:rsidP="00E32156">
      <w:pPr>
        <w:spacing w:line="360" w:lineRule="auto"/>
        <w:jc w:val="both"/>
      </w:pPr>
      <w:r>
        <w:t xml:space="preserve">AEDB. (2015). About AEDB. Retrieved from </w:t>
      </w:r>
      <w:r w:rsidRPr="005026B0">
        <w:t>http://www.aedb.org/index.php/ae-</w:t>
      </w:r>
      <w:r>
        <w:tab/>
      </w:r>
      <w:r w:rsidRPr="005026B0">
        <w:t>technologies/biomass-waste-to-energy/53-about-aedb</w:t>
      </w:r>
    </w:p>
    <w:p w14:paraId="0B2AE5E6" w14:textId="77777777" w:rsidR="003D0975" w:rsidRDefault="003D0975" w:rsidP="00E32156">
      <w:pPr>
        <w:spacing w:line="360" w:lineRule="auto"/>
        <w:jc w:val="both"/>
        <w:rPr>
          <w:rFonts w:eastAsia="Times New Roman" w:cs="Times New Roman"/>
        </w:rPr>
      </w:pPr>
      <w:r>
        <w:rPr>
          <w:rFonts w:eastAsia="Times New Roman" w:cs="Times New Roman"/>
        </w:rPr>
        <w:t xml:space="preserve">Aftab, S. (2014). Pakistan's energy crisis: causes, consequences and possible remedies. </w:t>
      </w:r>
      <w:r>
        <w:rPr>
          <w:rFonts w:eastAsia="Times New Roman" w:cs="Times New Roman"/>
        </w:rPr>
        <w:tab/>
        <w:t xml:space="preserve">Retrieved from </w:t>
      </w:r>
      <w:r>
        <w:rPr>
          <w:rFonts w:eastAsia="Times New Roman" w:cs="Times New Roman"/>
        </w:rPr>
        <w:tab/>
      </w:r>
      <w:r w:rsidRPr="0057097F">
        <w:rPr>
          <w:rFonts w:eastAsia="Times New Roman" w:cs="Times New Roman"/>
        </w:rPr>
        <w:t>http://www.peacebuilding.no/var/ezflow_site/storage/original/application/ade</w:t>
      </w:r>
      <w:r>
        <w:rPr>
          <w:rFonts w:eastAsia="Times New Roman" w:cs="Times New Roman"/>
        </w:rPr>
        <w:tab/>
      </w:r>
      <w:r w:rsidRPr="0057097F">
        <w:rPr>
          <w:rFonts w:eastAsia="Times New Roman" w:cs="Times New Roman"/>
        </w:rPr>
        <w:t>59fba5daf67a11a1c217434abf440.pdf</w:t>
      </w:r>
    </w:p>
    <w:p w14:paraId="201B201B" w14:textId="77777777" w:rsidR="003D0975" w:rsidRPr="007F2A2A" w:rsidRDefault="003D0975" w:rsidP="00E32156">
      <w:pPr>
        <w:spacing w:line="360" w:lineRule="auto"/>
        <w:jc w:val="both"/>
      </w:pPr>
      <w:r>
        <w:t xml:space="preserve">Amir, I. (2014). Most of Deputy Commissioners are Junior Officers. Retrieved from </w:t>
      </w:r>
      <w:r>
        <w:tab/>
      </w:r>
      <w:r w:rsidRPr="0040639C">
        <w:t>http://www.dawn.com/news/1078640</w:t>
      </w:r>
    </w:p>
    <w:p w14:paraId="043F0F99" w14:textId="77777777" w:rsidR="003D0975" w:rsidRPr="001F675F" w:rsidRDefault="003D0975" w:rsidP="00E32156">
      <w:pPr>
        <w:spacing w:line="360" w:lineRule="auto"/>
        <w:jc w:val="both"/>
        <w:rPr>
          <w:rFonts w:eastAsia="Times New Roman" w:cs="Times New Roman"/>
        </w:rPr>
      </w:pPr>
      <w:r>
        <w:rPr>
          <w:rFonts w:eastAsia="Times New Roman" w:cs="Times New Roman"/>
        </w:rPr>
        <w:t xml:space="preserve">Bhutta, F. M. (2013). Renewable Energy Opportunities and Challenges in Pakistan. </w:t>
      </w:r>
      <w:r>
        <w:rPr>
          <w:rFonts w:eastAsia="Times New Roman" w:cs="Times New Roman"/>
        </w:rPr>
        <w:tab/>
        <w:t xml:space="preserve">Retrieved from </w:t>
      </w:r>
      <w:r w:rsidRPr="005026B0">
        <w:rPr>
          <w:rFonts w:eastAsia="Times New Roman" w:cs="Times New Roman"/>
        </w:rPr>
        <w:t>http://www.altenergymag.com/content.php?post_type=2159</w:t>
      </w:r>
    </w:p>
    <w:p w14:paraId="024606F3" w14:textId="77777777" w:rsidR="003D0975" w:rsidRPr="001F675F" w:rsidRDefault="003D0975" w:rsidP="00E32156">
      <w:pPr>
        <w:spacing w:line="360" w:lineRule="auto"/>
        <w:jc w:val="both"/>
      </w:pPr>
      <w:r>
        <w:t xml:space="preserve">Bhutta, F. M. (2015). Renewable Energy and Energy Efficiency Expert. Retrieved from </w:t>
      </w:r>
      <w:r>
        <w:tab/>
      </w:r>
      <w:r w:rsidRPr="00BF48F6">
        <w:t>http://faizbhutta.wix.com/bhutta</w:t>
      </w:r>
    </w:p>
    <w:p w14:paraId="3BB7FCCA" w14:textId="77777777" w:rsidR="003D0975" w:rsidRDefault="003D0975" w:rsidP="00E32156">
      <w:pPr>
        <w:spacing w:line="360" w:lineRule="auto"/>
        <w:jc w:val="both"/>
      </w:pPr>
      <w:r>
        <w:t>Bloomberg. (2015). China Needs 50% Emissions Cut for “APEC Blue” Sky, Official Said.</w:t>
      </w:r>
      <w:r>
        <w:br/>
        <w:t xml:space="preserve"> </w:t>
      </w:r>
      <w:r>
        <w:tab/>
        <w:t xml:space="preserve">Retrieved from </w:t>
      </w:r>
      <w:r w:rsidRPr="008D20EB">
        <w:t>http://www.bloomberg.com</w:t>
      </w:r>
      <w:r>
        <w:t>/news/articles/2015-02-13/china-</w:t>
      </w:r>
      <w:r>
        <w:br/>
        <w:t xml:space="preserve"> </w:t>
      </w:r>
      <w:r>
        <w:tab/>
      </w:r>
      <w:r w:rsidRPr="008D20EB">
        <w:t>needs-50-emissions-cut-for-apec-blue-sky-official-says</w:t>
      </w:r>
    </w:p>
    <w:p w14:paraId="25CFBBF0" w14:textId="77777777" w:rsidR="003D0975" w:rsidRPr="0088632F" w:rsidRDefault="003D0975" w:rsidP="00E32156">
      <w:pPr>
        <w:spacing w:line="360" w:lineRule="auto"/>
        <w:jc w:val="both"/>
      </w:pPr>
      <w:r>
        <w:t xml:space="preserve">Britannica. (2015). Khyber Pakhtunkhwa. Retrieved at September 14th 2015 from </w:t>
      </w:r>
      <w:r>
        <w:tab/>
      </w:r>
      <w:r w:rsidRPr="00C53206">
        <w:t>http://www.britannica.com/place/Khyber-Pakhtunkhwa</w:t>
      </w:r>
    </w:p>
    <w:p w14:paraId="72622F83" w14:textId="77777777" w:rsidR="003D0975" w:rsidRDefault="003D0975" w:rsidP="00E32156">
      <w:pPr>
        <w:spacing w:line="360" w:lineRule="auto"/>
        <w:jc w:val="both"/>
      </w:pPr>
      <w:r>
        <w:t>China Daily. (2015). APEC blue listed as one of the top 10 ecological accomplishments of</w:t>
      </w:r>
      <w:r>
        <w:br/>
        <w:t xml:space="preserve">  </w:t>
      </w:r>
      <w:r>
        <w:tab/>
        <w:t xml:space="preserve">2014. Retrieved from </w:t>
      </w:r>
      <w:r w:rsidRPr="0038671A">
        <w:t>http://afri</w:t>
      </w:r>
      <w:r>
        <w:t>ca.chinadaily.com.cn/china/2015-</w:t>
      </w:r>
      <w:r>
        <w:br/>
        <w:t xml:space="preserve">  </w:t>
      </w:r>
      <w:r>
        <w:tab/>
      </w:r>
      <w:r w:rsidRPr="0038671A">
        <w:t>01/28/content_19432489.htm</w:t>
      </w:r>
    </w:p>
    <w:p w14:paraId="26DFF65C" w14:textId="77777777" w:rsidR="003D0975" w:rsidRPr="001F675F" w:rsidRDefault="003D0975" w:rsidP="00E32156">
      <w:pPr>
        <w:spacing w:line="360" w:lineRule="auto"/>
        <w:jc w:val="both"/>
      </w:pPr>
      <w:r w:rsidRPr="001F675F">
        <w:t>ESMAP. (2015a). About ESMAP. Retrieved from https://www.esmap.org/overview</w:t>
      </w:r>
    </w:p>
    <w:p w14:paraId="78FAF545" w14:textId="77777777" w:rsidR="003D0975" w:rsidRPr="001F675F" w:rsidRDefault="003D0975" w:rsidP="00E32156">
      <w:pPr>
        <w:spacing w:line="360" w:lineRule="auto"/>
        <w:jc w:val="both"/>
      </w:pPr>
      <w:r w:rsidRPr="001F675F">
        <w:t xml:space="preserve">ESMAP. (2015b). Renewable Energy Resource Mapping Initiative. Retrieved from </w:t>
      </w:r>
      <w:r w:rsidRPr="001F675F">
        <w:tab/>
        <w:t>http://www.esmap.org/RE_Mapping</w:t>
      </w:r>
    </w:p>
    <w:p w14:paraId="6A9D3935" w14:textId="77777777" w:rsidR="003D0975" w:rsidRDefault="003D0975" w:rsidP="00E32156">
      <w:pPr>
        <w:spacing w:line="360" w:lineRule="auto"/>
        <w:jc w:val="both"/>
        <w:rPr>
          <w:i/>
        </w:rPr>
      </w:pPr>
      <w:r>
        <w:t xml:space="preserve">Fauji Fertilizer Company Limited. (2014). </w:t>
      </w:r>
      <w:r>
        <w:rPr>
          <w:i/>
        </w:rPr>
        <w:t>Forging AHEAD Annual Report for the year</w:t>
      </w:r>
    </w:p>
    <w:p w14:paraId="2CA8844A" w14:textId="77777777" w:rsidR="003D0975" w:rsidRDefault="003D0975" w:rsidP="00E32156">
      <w:pPr>
        <w:spacing w:line="360" w:lineRule="auto"/>
        <w:ind w:left="708"/>
        <w:jc w:val="both"/>
      </w:pPr>
      <w:r>
        <w:rPr>
          <w:i/>
        </w:rPr>
        <w:t>ended December 31, 2014.</w:t>
      </w:r>
      <w:r>
        <w:t xml:space="preserve"> Retrieved from: http://www.ffc.com.pk/uploads/docs/ar_2014.pdf</w:t>
      </w:r>
    </w:p>
    <w:p w14:paraId="2A064975" w14:textId="77777777" w:rsidR="003D0975" w:rsidRDefault="003D0975" w:rsidP="00E32156">
      <w:pPr>
        <w:spacing w:line="360" w:lineRule="auto"/>
        <w:jc w:val="both"/>
      </w:pPr>
      <w:r>
        <w:t xml:space="preserve">FFCEnergy. (2013). Company Profile. Retrieved from </w:t>
      </w:r>
      <w:r w:rsidRPr="00CC09A1">
        <w:t>http://www.qasolar.com/about-</w:t>
      </w:r>
      <w:r>
        <w:tab/>
      </w:r>
      <w:r w:rsidRPr="00CC09A1">
        <w:t>1/</w:t>
      </w:r>
    </w:p>
    <w:p w14:paraId="1E072663" w14:textId="77777777" w:rsidR="003D0975" w:rsidRDefault="003D0975" w:rsidP="00E32156">
      <w:pPr>
        <w:spacing w:line="360" w:lineRule="auto"/>
        <w:jc w:val="both"/>
      </w:pPr>
      <w:r>
        <w:t xml:space="preserve">Global Atlas. (2015c). Map Gallery Search. Retrieved from </w:t>
      </w:r>
      <w:r w:rsidRPr="00883413">
        <w:t>http://irena.masdar.ac.ae/</w:t>
      </w:r>
    </w:p>
    <w:p w14:paraId="7BC2C229" w14:textId="77777777" w:rsidR="003D0975" w:rsidRPr="001F675F" w:rsidRDefault="003D0975" w:rsidP="00E32156">
      <w:pPr>
        <w:spacing w:line="360" w:lineRule="auto"/>
        <w:jc w:val="both"/>
      </w:pPr>
      <w:r w:rsidRPr="001F675F">
        <w:t xml:space="preserve">Global Atlas. (2015a). About The Global Atlas. Retrieved from </w:t>
      </w:r>
      <w:r w:rsidRPr="001F675F">
        <w:tab/>
        <w:t>http://globalatlas.irena.org/</w:t>
      </w:r>
    </w:p>
    <w:p w14:paraId="799F8698" w14:textId="77777777" w:rsidR="003D0975" w:rsidRPr="001F675F" w:rsidRDefault="003D0975" w:rsidP="00E32156">
      <w:pPr>
        <w:spacing w:line="360" w:lineRule="auto"/>
        <w:jc w:val="both"/>
      </w:pPr>
      <w:r w:rsidRPr="001F675F">
        <w:lastRenderedPageBreak/>
        <w:t xml:space="preserve">Global Atlas. (2015b). Partnership. Retrieved from </w:t>
      </w:r>
      <w:r w:rsidRPr="001F675F">
        <w:tab/>
        <w:t>http://globalatlas.irena.org/Partnership.aspx</w:t>
      </w:r>
    </w:p>
    <w:p w14:paraId="10F712FB" w14:textId="77777777" w:rsidR="003D0975" w:rsidRPr="001F675F" w:rsidRDefault="003D0975" w:rsidP="00E32156">
      <w:pPr>
        <w:spacing w:line="360" w:lineRule="auto"/>
        <w:jc w:val="both"/>
      </w:pPr>
      <w:r w:rsidRPr="001F675F">
        <w:t xml:space="preserve">Huisman, O. &amp; de By, R. A., (Eds.). (2009). </w:t>
      </w:r>
      <w:r w:rsidRPr="001F675F">
        <w:rPr>
          <w:i/>
        </w:rPr>
        <w:t xml:space="preserve">Principles of Geographic Information Systems. </w:t>
      </w:r>
      <w:r w:rsidRPr="001F675F">
        <w:rPr>
          <w:i/>
        </w:rPr>
        <w:tab/>
      </w:r>
      <w:r w:rsidRPr="001F675F">
        <w:t xml:space="preserve">Retrieved from </w:t>
      </w:r>
      <w:r w:rsidRPr="001F675F">
        <w:tab/>
        <w:t>http://www.itc.nl/library/papers_2009/general/PrinciplesGIS.pdf</w:t>
      </w:r>
    </w:p>
    <w:p w14:paraId="0153AA56" w14:textId="77777777" w:rsidR="003D0975" w:rsidRPr="0035701C" w:rsidRDefault="003D0975" w:rsidP="00E32156">
      <w:pPr>
        <w:spacing w:line="360" w:lineRule="auto"/>
        <w:jc w:val="both"/>
        <w:rPr>
          <w:b/>
          <w:bCs/>
        </w:rPr>
      </w:pPr>
      <w:r w:rsidRPr="0035701C">
        <w:t xml:space="preserve">IISD. (2015). </w:t>
      </w:r>
      <w:r w:rsidRPr="0035701C">
        <w:rPr>
          <w:bCs/>
        </w:rPr>
        <w:t xml:space="preserve">IRENA, Partners Launch New Version of Global Atlas for Renewable </w:t>
      </w:r>
      <w:r w:rsidRPr="0035701C">
        <w:rPr>
          <w:bCs/>
        </w:rPr>
        <w:tab/>
        <w:t>Energy. Retrieved from http://energy-l.iisd.org/news/irena-partners-launch-</w:t>
      </w:r>
      <w:r w:rsidRPr="0035701C">
        <w:rPr>
          <w:bCs/>
        </w:rPr>
        <w:tab/>
        <w:t>new-version-of-global-atlas-for-renewable-energy/</w:t>
      </w:r>
    </w:p>
    <w:p w14:paraId="504E367E" w14:textId="77777777" w:rsidR="003D0975" w:rsidRDefault="003D0975" w:rsidP="00E32156">
      <w:pPr>
        <w:spacing w:line="360" w:lineRule="auto"/>
        <w:jc w:val="both"/>
      </w:pPr>
      <w:r>
        <w:t xml:space="preserve">IEA. (2015a). Pakistan: Indicators in 2011. Retrieved from </w:t>
      </w:r>
      <w:r>
        <w:tab/>
      </w:r>
      <w:r w:rsidRPr="008903EC">
        <w:t>http://www.iea.org/statistics/statisticssearch/report/?country=PAKISTAN&amp;pro</w:t>
      </w:r>
      <w:r>
        <w:tab/>
      </w:r>
      <w:r w:rsidRPr="008903EC">
        <w:t>duct=Indicators&amp;year=2011</w:t>
      </w:r>
    </w:p>
    <w:p w14:paraId="638D6C58" w14:textId="77777777" w:rsidR="003D0975" w:rsidRPr="00365C58" w:rsidRDefault="003D0975" w:rsidP="00E32156">
      <w:pPr>
        <w:spacing w:line="360" w:lineRule="auto"/>
        <w:jc w:val="both"/>
      </w:pPr>
      <w:r>
        <w:t xml:space="preserve">IEA. (2015b). Energy Production. Available for download from </w:t>
      </w:r>
      <w:r>
        <w:tab/>
      </w:r>
      <w:r w:rsidRPr="002A7ABA">
        <w:t>http://www.iea.org/statistics/statisticssearch/report/?year=2012&amp;country=PA</w:t>
      </w:r>
      <w:r>
        <w:tab/>
      </w:r>
      <w:r w:rsidRPr="002A7ABA">
        <w:t>KISTAN&amp;product=Indicators</w:t>
      </w:r>
    </w:p>
    <w:p w14:paraId="5B251F4D" w14:textId="77777777" w:rsidR="009745F7" w:rsidRDefault="009745F7" w:rsidP="00E32156">
      <w:pPr>
        <w:spacing w:line="360" w:lineRule="auto"/>
        <w:jc w:val="both"/>
      </w:pPr>
      <w:r>
        <w:t xml:space="preserve">IEA. (2015c). Pakistan: Renewables and Waste for 2012. Retrieved from </w:t>
      </w:r>
      <w:r>
        <w:tab/>
        <w:t>http://www.iea.org/statistics/statisticssearch/report/?year=2012&amp;country=PA</w:t>
      </w:r>
      <w:r>
        <w:br/>
        <w:t xml:space="preserve"> </w:t>
      </w:r>
      <w:r>
        <w:tab/>
      </w:r>
      <w:r w:rsidRPr="00A13A01">
        <w:t>KISTAN&amp;product=RenewablesandWaste</w:t>
      </w:r>
    </w:p>
    <w:p w14:paraId="456E210B" w14:textId="77777777" w:rsidR="009745F7" w:rsidRDefault="009745F7" w:rsidP="00E32156">
      <w:pPr>
        <w:spacing w:line="360" w:lineRule="auto"/>
        <w:jc w:val="both"/>
      </w:pPr>
      <w:r>
        <w:t>IEA. (2014). Share of total primary energy supply. Available for download from:</w:t>
      </w:r>
      <w:r>
        <w:br/>
        <w:t xml:space="preserve">   </w:t>
      </w:r>
      <w:r>
        <w:tab/>
        <w:t>http://www.iea.org/stats/WebGraphs/CHINA4.pdf</w:t>
      </w:r>
    </w:p>
    <w:p w14:paraId="631E7135" w14:textId="77777777" w:rsidR="003D0975" w:rsidRDefault="003D0975" w:rsidP="00E32156">
      <w:pPr>
        <w:spacing w:line="360" w:lineRule="auto"/>
        <w:jc w:val="both"/>
      </w:pPr>
      <w:r>
        <w:t xml:space="preserve">IN.gov. (n.d.). GIS:What is GIS? Retrieved from </w:t>
      </w:r>
      <w:r w:rsidRPr="00A24C03">
        <w:t>http://www.in.gov/gis/gis101.htm</w:t>
      </w:r>
    </w:p>
    <w:p w14:paraId="7A04B8F3" w14:textId="77777777" w:rsidR="009745F7" w:rsidRPr="001F675F" w:rsidRDefault="009745F7" w:rsidP="00E32156">
      <w:pPr>
        <w:spacing w:line="360" w:lineRule="auto"/>
        <w:jc w:val="both"/>
      </w:pPr>
      <w:r w:rsidRPr="001F675F">
        <w:t>IRENA. (2015a). About IRENA.</w:t>
      </w:r>
      <w:r w:rsidRPr="001F675F">
        <w:rPr>
          <w:i/>
        </w:rPr>
        <w:t xml:space="preserve"> </w:t>
      </w:r>
      <w:r w:rsidRPr="001F675F">
        <w:t xml:space="preserve">Retrieved from </w:t>
      </w:r>
      <w:r w:rsidRPr="001F675F">
        <w:tab/>
        <w:t>http://www.irena.org/Menu/index.aspx?PriMenuID=13&amp;mnu=Pri</w:t>
      </w:r>
    </w:p>
    <w:p w14:paraId="29206284" w14:textId="77777777" w:rsidR="006E0044" w:rsidRPr="001F675F" w:rsidRDefault="006E0044" w:rsidP="00E32156">
      <w:pPr>
        <w:spacing w:line="360" w:lineRule="auto"/>
        <w:jc w:val="both"/>
      </w:pPr>
      <w:r w:rsidRPr="001F675F">
        <w:t xml:space="preserve">IRENA. (2015b). New IRENA App Delivers Global Renewable Energy Data Straight to </w:t>
      </w:r>
      <w:r>
        <w:tab/>
      </w:r>
      <w:r w:rsidRPr="001F675F">
        <w:t xml:space="preserve">Your Pocket [Press Release]. Retrieved from </w:t>
      </w:r>
      <w:r w:rsidRPr="001F675F">
        <w:tab/>
        <w:t>http://www.irena.org/News/Description.aspx?NType=A&amp;mnu=cat&amp;PriMenuID=</w:t>
      </w:r>
      <w:r w:rsidRPr="001F675F">
        <w:tab/>
        <w:t>16&amp;CatID=84&amp;News_ID=415</w:t>
      </w:r>
    </w:p>
    <w:p w14:paraId="1B659271" w14:textId="77777777" w:rsidR="006E0044" w:rsidRPr="004B6140" w:rsidRDefault="006E0044" w:rsidP="00E32156">
      <w:pPr>
        <w:spacing w:line="360" w:lineRule="auto"/>
        <w:jc w:val="both"/>
        <w:rPr>
          <w:bCs/>
        </w:rPr>
      </w:pPr>
      <w:r>
        <w:t xml:space="preserve">IRENA. (2015c). </w:t>
      </w:r>
      <w:r w:rsidRPr="004B6140">
        <w:rPr>
          <w:bCs/>
        </w:rPr>
        <w:t xml:space="preserve">New IRENA App Turns Mobile Devices Into Renewable Energy </w:t>
      </w:r>
      <w:r w:rsidRPr="004B6140">
        <w:rPr>
          <w:bCs/>
        </w:rPr>
        <w:tab/>
        <w:t>Prospectors. Retrieved from http://irenanewsroom.org/2015/06/16/new-irena-</w:t>
      </w:r>
      <w:r w:rsidRPr="004B6140">
        <w:rPr>
          <w:bCs/>
        </w:rPr>
        <w:tab/>
        <w:t>app-turns-mobile-devices-into-renewable-energy-prospectors/</w:t>
      </w:r>
    </w:p>
    <w:p w14:paraId="7F31178A" w14:textId="77777777" w:rsidR="009745F7" w:rsidRDefault="009745F7" w:rsidP="00E32156">
      <w:pPr>
        <w:spacing w:line="360" w:lineRule="auto"/>
        <w:jc w:val="both"/>
      </w:pPr>
      <w:r>
        <w:t xml:space="preserve">IRENA. (2015d). </w:t>
      </w:r>
      <w:r w:rsidRPr="00BB3AFE">
        <w:t xml:space="preserve">Global Atlas Training on Planning </w:t>
      </w:r>
      <w:r>
        <w:t>the Renewable Energy Transition</w:t>
      </w:r>
      <w:r>
        <w:br/>
        <w:t xml:space="preserve">   </w:t>
      </w:r>
      <w:r>
        <w:tab/>
      </w:r>
      <w:r w:rsidRPr="00BB3AFE">
        <w:t>Using Solar and Wind Maps</w:t>
      </w:r>
      <w:r>
        <w:t>. Retrieved from</w:t>
      </w:r>
      <w:r>
        <w:br/>
      </w:r>
      <w:r>
        <w:tab/>
        <w:t>http://www.irena.org/menu/index.aspx?mnu=Subcat&amp;PriMenuID=30&amp;CatID=7</w:t>
      </w:r>
      <w:r>
        <w:tab/>
      </w:r>
      <w:r w:rsidRPr="00BB3AFE">
        <w:t>9&amp;SubcatID=546</w:t>
      </w:r>
    </w:p>
    <w:p w14:paraId="061700EF" w14:textId="77777777" w:rsidR="003D0975" w:rsidRPr="001F675F" w:rsidRDefault="003D0975" w:rsidP="00E32156">
      <w:pPr>
        <w:spacing w:line="360" w:lineRule="auto"/>
        <w:jc w:val="both"/>
      </w:pPr>
      <w:r w:rsidRPr="001F675F">
        <w:lastRenderedPageBreak/>
        <w:t xml:space="preserve">IRENA. (2012). Global Solar and Wind Atlas. Gathering the End-User Community. </w:t>
      </w:r>
      <w:r w:rsidRPr="001F675F">
        <w:tab/>
        <w:t xml:space="preserve">Retrieved from </w:t>
      </w:r>
      <w:r w:rsidRPr="001F675F">
        <w:tab/>
        <w:t>https://www.irena.org/DocumentDownloads/events/GlobalAtlasEnd-</w:t>
      </w:r>
      <w:r w:rsidRPr="001F675F">
        <w:tab/>
        <w:t>userworkshop/summary.pdf</w:t>
      </w:r>
    </w:p>
    <w:p w14:paraId="65B5AB57" w14:textId="77777777" w:rsidR="007F2A2A" w:rsidRDefault="007F2A2A" w:rsidP="00E32156">
      <w:pPr>
        <w:spacing w:line="360" w:lineRule="auto"/>
        <w:jc w:val="both"/>
      </w:pPr>
      <w:r>
        <w:t xml:space="preserve">Mulligan, C. (2014). ICT transforming all industries. Retrieved from </w:t>
      </w:r>
      <w:r>
        <w:tab/>
      </w:r>
      <w:r w:rsidRPr="009731FB">
        <w:t>http://www.ericsson.com/news/141105-ict-transforming-all-</w:t>
      </w:r>
      <w:r>
        <w:tab/>
      </w:r>
      <w:r w:rsidRPr="009731FB">
        <w:t>industries_244099435_c</w:t>
      </w:r>
    </w:p>
    <w:p w14:paraId="0BD2CADF" w14:textId="77777777" w:rsidR="009745F7" w:rsidRPr="001F675F" w:rsidRDefault="009745F7" w:rsidP="00E32156">
      <w:pPr>
        <w:spacing w:line="360" w:lineRule="auto"/>
        <w:jc w:val="both"/>
      </w:pPr>
      <w:r w:rsidRPr="001F675F">
        <w:t xml:space="preserve">OpenEI. (n.d.-a). About SWERA. Retrieved September 2, 2015, from </w:t>
      </w:r>
      <w:r w:rsidRPr="001F675F">
        <w:tab/>
        <w:t>http://en.openei.org/wiki/SWERA/About</w:t>
      </w:r>
    </w:p>
    <w:p w14:paraId="30BD90F9" w14:textId="77777777" w:rsidR="009745F7" w:rsidRPr="001F675F" w:rsidRDefault="009745F7" w:rsidP="00E32156">
      <w:pPr>
        <w:spacing w:line="360" w:lineRule="auto"/>
        <w:jc w:val="both"/>
      </w:pPr>
      <w:r w:rsidRPr="001F675F">
        <w:t xml:space="preserve">OpenEI. (n.d.-b). About OpenEI. Retrieved September 2, 2015, from </w:t>
      </w:r>
      <w:r w:rsidRPr="001F675F">
        <w:tab/>
        <w:t>http://en.openei.org/wiki/OpenEI:About</w:t>
      </w:r>
    </w:p>
    <w:p w14:paraId="771EFC9B" w14:textId="77777777" w:rsidR="009745F7" w:rsidRPr="001F675F" w:rsidRDefault="009745F7" w:rsidP="00E32156">
      <w:pPr>
        <w:spacing w:line="360" w:lineRule="auto"/>
        <w:jc w:val="both"/>
      </w:pPr>
      <w:r w:rsidRPr="001F675F">
        <w:t>OGC. (2015</w:t>
      </w:r>
      <w:r>
        <w:t>a</w:t>
      </w:r>
      <w:r w:rsidRPr="001F675F">
        <w:t>). About OGC. Retrieved from http://www.opengeospatial.org/ogc</w:t>
      </w:r>
    </w:p>
    <w:p w14:paraId="2F6B3591" w14:textId="77777777" w:rsidR="009745F7" w:rsidRPr="001F675F" w:rsidRDefault="009745F7" w:rsidP="00E32156">
      <w:pPr>
        <w:spacing w:line="360" w:lineRule="auto"/>
        <w:jc w:val="both"/>
      </w:pPr>
      <w:r w:rsidRPr="001F675F">
        <w:t xml:space="preserve">OGC. (2015b). OGC Vision, Mission &amp; Goals. Retrieved from </w:t>
      </w:r>
      <w:r w:rsidRPr="001F675F">
        <w:tab/>
        <w:t>http://www.opengeospatial.org/ogc/vision</w:t>
      </w:r>
    </w:p>
    <w:p w14:paraId="664550A4" w14:textId="77777777" w:rsidR="009745F7" w:rsidRPr="001F675F" w:rsidRDefault="009745F7" w:rsidP="00E32156">
      <w:pPr>
        <w:spacing w:line="360" w:lineRule="auto"/>
        <w:jc w:val="both"/>
      </w:pPr>
      <w:r w:rsidRPr="001F675F">
        <w:t xml:space="preserve">OGC. (2014). Global Renewable Energy Atlas implements OGC standards, invites </w:t>
      </w:r>
      <w:r w:rsidRPr="001F675F">
        <w:tab/>
        <w:t xml:space="preserve">proposals for mobile application. Retrieved from </w:t>
      </w:r>
      <w:r w:rsidRPr="001F675F">
        <w:tab/>
        <w:t>http://www.opengeospatial.org/blog/1997</w:t>
      </w:r>
    </w:p>
    <w:p w14:paraId="0F63389B" w14:textId="77777777" w:rsidR="009745F7" w:rsidRDefault="009745F7" w:rsidP="00E32156">
      <w:pPr>
        <w:spacing w:line="360" w:lineRule="auto"/>
        <w:jc w:val="both"/>
      </w:pPr>
      <w:r>
        <w:t xml:space="preserve">Quaid e Azam Solar Power Limited. (n.d.-a). About QA Solar. Retrieved from </w:t>
      </w:r>
      <w:r>
        <w:tab/>
      </w:r>
      <w:r w:rsidRPr="001805FF">
        <w:t>http://www.qasolar.com/about-1/</w:t>
      </w:r>
    </w:p>
    <w:p w14:paraId="6C7F42B6" w14:textId="77777777" w:rsidR="009745F7" w:rsidRDefault="009745F7" w:rsidP="00E32156">
      <w:pPr>
        <w:spacing w:line="360" w:lineRule="auto"/>
        <w:jc w:val="both"/>
      </w:pPr>
      <w:r>
        <w:t xml:space="preserve">Quaid e Azam Solar Power Limited. (n.d.-b). OUR VISION. Retrieved from </w:t>
      </w:r>
      <w:r>
        <w:tab/>
        <w:t>http://www.qasolar.com/our-company</w:t>
      </w:r>
      <w:r w:rsidRPr="001805FF">
        <w:t>/</w:t>
      </w:r>
      <w:r>
        <w:t>our-vision/</w:t>
      </w:r>
    </w:p>
    <w:p w14:paraId="4BC1E2F4" w14:textId="77777777" w:rsidR="006E0044" w:rsidRPr="001F675F" w:rsidRDefault="006E0044" w:rsidP="00E32156">
      <w:pPr>
        <w:spacing w:line="360" w:lineRule="auto"/>
        <w:jc w:val="both"/>
      </w:pPr>
      <w:r w:rsidRPr="001F675F">
        <w:t>REEEP. (2015). About REEEP. Retrieved from http://www.reeep.org/about-reeep</w:t>
      </w:r>
    </w:p>
    <w:p w14:paraId="6AAF39E9" w14:textId="77777777" w:rsidR="009745F7" w:rsidRPr="001F675F" w:rsidRDefault="009745F7" w:rsidP="00E32156">
      <w:pPr>
        <w:spacing w:line="360" w:lineRule="auto"/>
        <w:jc w:val="both"/>
      </w:pPr>
      <w:r w:rsidRPr="001F675F">
        <w:t>reegle. (n.d.). Clean Energy Info Portal. Retrieved from http://www.reegle.info/</w:t>
      </w:r>
    </w:p>
    <w:p w14:paraId="5F4D7EF4" w14:textId="77777777" w:rsidR="009745F7" w:rsidRPr="001F675F" w:rsidRDefault="009745F7" w:rsidP="00E32156">
      <w:pPr>
        <w:spacing w:line="360" w:lineRule="auto"/>
        <w:jc w:val="both"/>
      </w:pPr>
      <w:r w:rsidRPr="001F675F">
        <w:t>REN21. (2015). About us. Retrieved from http://www.ren21.net/about-ren21/about-</w:t>
      </w:r>
      <w:r w:rsidRPr="001F675F">
        <w:tab/>
        <w:t>us/</w:t>
      </w:r>
    </w:p>
    <w:p w14:paraId="621874CC" w14:textId="77777777" w:rsidR="009745F7" w:rsidRPr="001F675F" w:rsidRDefault="009745F7" w:rsidP="00E32156">
      <w:pPr>
        <w:spacing w:line="360" w:lineRule="auto"/>
        <w:jc w:val="both"/>
      </w:pPr>
      <w:r w:rsidRPr="001F675F">
        <w:t xml:space="preserve">RETScreen International. (2008). ACCURACY OF PROJECT COST ESTIMATES. Retrieved </w:t>
      </w:r>
      <w:r w:rsidRPr="001F675F">
        <w:tab/>
        <w:t xml:space="preserve">from </w:t>
      </w:r>
      <w:r w:rsidRPr="001F675F">
        <w:tab/>
        <w:t>http://www.retscreen.net/ang/accuracy_of_project_cost_estimates_image.php</w:t>
      </w:r>
    </w:p>
    <w:p w14:paraId="1FBBBD1D" w14:textId="77777777" w:rsidR="009745F7" w:rsidRPr="001F675F" w:rsidRDefault="009745F7" w:rsidP="00E32156">
      <w:pPr>
        <w:spacing w:line="360" w:lineRule="auto"/>
        <w:jc w:val="both"/>
      </w:pPr>
      <w:r w:rsidRPr="001F675F">
        <w:t>SolarGIS. (2015). Purchase. Retrieved from https://solargis.info/purchase/#tl=satellite</w:t>
      </w:r>
    </w:p>
    <w:p w14:paraId="0052C978" w14:textId="77777777" w:rsidR="009745F7" w:rsidRPr="001F675F" w:rsidRDefault="009745F7" w:rsidP="00E32156">
      <w:pPr>
        <w:spacing w:line="360" w:lineRule="auto"/>
        <w:jc w:val="both"/>
      </w:pPr>
      <w:r w:rsidRPr="001F675F">
        <w:t xml:space="preserve">Stvilia, B., Twidale, M., Gasser, L. &amp; Smith L. C. (2005). Information quality discussions in </w:t>
      </w:r>
      <w:r w:rsidRPr="001F675F">
        <w:tab/>
        <w:t xml:space="preserve">Wikipedia. University of Illinois at Urbana Campaign. Retrieved from </w:t>
      </w:r>
      <w:r w:rsidRPr="001F675F">
        <w:tab/>
        <w:t>http://citeseerx.ist.psu.edu/viewdoc/download?doi=10.1.1.84.3912&amp;rep=rep1&amp;</w:t>
      </w:r>
      <w:r w:rsidRPr="001F675F">
        <w:tab/>
        <w:t>type=pdf</w:t>
      </w:r>
    </w:p>
    <w:p w14:paraId="5BBBCF61" w14:textId="77777777" w:rsidR="009745F7" w:rsidRPr="00A24C03" w:rsidRDefault="009745F7" w:rsidP="00E32156">
      <w:pPr>
        <w:spacing w:line="360" w:lineRule="auto"/>
        <w:jc w:val="both"/>
        <w:rPr>
          <w:b/>
          <w:bCs/>
        </w:rPr>
      </w:pPr>
      <w:r>
        <w:lastRenderedPageBreak/>
        <w:t xml:space="preserve">Thibodeau, A. </w:t>
      </w:r>
      <w:r w:rsidRPr="00A24C03">
        <w:t xml:space="preserve">(2014). </w:t>
      </w:r>
      <w:r w:rsidRPr="00A24C03">
        <w:rPr>
          <w:bCs/>
        </w:rPr>
        <w:t xml:space="preserve">Coming by 2023, an exascale supercomputer in the U.S. Retrieved </w:t>
      </w:r>
      <w:r w:rsidRPr="00A24C03">
        <w:rPr>
          <w:bCs/>
        </w:rPr>
        <w:tab/>
        <w:t>from http://www.computerworld.com/article/2849250/coming-by-2023-an-</w:t>
      </w:r>
      <w:r w:rsidRPr="00A24C03">
        <w:rPr>
          <w:bCs/>
        </w:rPr>
        <w:tab/>
        <w:t>exascale-supercomputer-in-the-us.html</w:t>
      </w:r>
    </w:p>
    <w:p w14:paraId="273282D5" w14:textId="77777777" w:rsidR="007F2A2A" w:rsidRDefault="007F2A2A" w:rsidP="00E32156">
      <w:pPr>
        <w:spacing w:line="360" w:lineRule="auto"/>
        <w:jc w:val="both"/>
      </w:pPr>
      <w:r>
        <w:t>UNEP. (2013). Insights from Interviews, a Survey, and a Workshop with Potential End-</w:t>
      </w:r>
      <w:r>
        <w:tab/>
        <w:t xml:space="preserve">Users of the Global Atlas for Solar and Wind Energy. Available from </w:t>
      </w:r>
      <w:r>
        <w:tab/>
      </w:r>
      <w:r w:rsidRPr="007F3633">
        <w:t>http://globalatlas.irena.org/UserFiles/Publication/IRENA_UNEP_Insights_Global</w:t>
      </w:r>
      <w:r>
        <w:tab/>
      </w:r>
      <w:r w:rsidRPr="007F3633">
        <w:t>_Atlas.pdf</w:t>
      </w:r>
    </w:p>
    <w:p w14:paraId="1E9BCC78" w14:textId="7FABA1BD" w:rsidR="007F2A2A" w:rsidRDefault="007F2A2A" w:rsidP="00E32156">
      <w:pPr>
        <w:spacing w:line="360" w:lineRule="auto"/>
        <w:jc w:val="both"/>
      </w:pPr>
      <w:r>
        <w:t>World</w:t>
      </w:r>
      <w:r w:rsidR="009745F7">
        <w:t>B</w:t>
      </w:r>
      <w:r>
        <w:t xml:space="preserve">ank. (2015c). Renewable Energy Resource Mapping in Pakistan. Retrieved from </w:t>
      </w:r>
      <w:r>
        <w:tab/>
      </w:r>
      <w:r w:rsidRPr="00B20B4F">
        <w:t>http://www.esmap.org/re_mapping_pakistan</w:t>
      </w:r>
    </w:p>
    <w:p w14:paraId="45E49A4A" w14:textId="2CAAD23D" w:rsidR="007F2A2A" w:rsidRDefault="009745F7" w:rsidP="00E32156">
      <w:pPr>
        <w:spacing w:line="360" w:lineRule="auto"/>
        <w:jc w:val="both"/>
      </w:pPr>
      <w:r>
        <w:t>World</w:t>
      </w:r>
      <w:r w:rsidR="007F2A2A">
        <w:t>Bank. (2015</w:t>
      </w:r>
      <w:r>
        <w:t>b</w:t>
      </w:r>
      <w:r w:rsidR="007F2A2A">
        <w:t xml:space="preserve">). Access to Electricity (% of Population). Retrieved from </w:t>
      </w:r>
      <w:r w:rsidR="007F2A2A">
        <w:tab/>
      </w:r>
      <w:r w:rsidR="007F2A2A" w:rsidRPr="008903EC">
        <w:t>http://data.worldbank.org/indicator/EG.ELC.ACCS.ZS</w:t>
      </w:r>
    </w:p>
    <w:p w14:paraId="08004A17" w14:textId="1273FED9" w:rsidR="00D7163E" w:rsidRPr="001F675F" w:rsidRDefault="009745F7" w:rsidP="00E32156">
      <w:pPr>
        <w:spacing w:line="360" w:lineRule="auto"/>
        <w:jc w:val="both"/>
      </w:pPr>
      <w:r>
        <w:t>World</w:t>
      </w:r>
      <w:r w:rsidR="00D7163E" w:rsidRPr="001F675F">
        <w:t>Bank. (2015</w:t>
      </w:r>
      <w:r>
        <w:t>a</w:t>
      </w:r>
      <w:r w:rsidR="00D7163E" w:rsidRPr="001F675F">
        <w:t xml:space="preserve">). Renewable Energy Resource Mapping: A Crucial Prerequisite for </w:t>
      </w:r>
      <w:r w:rsidR="00D7163E" w:rsidRPr="001F675F">
        <w:tab/>
        <w:t xml:space="preserve">Investments in Renewable Electricity Generation. Available as Fact Sheet from </w:t>
      </w:r>
      <w:r w:rsidR="00D7163E" w:rsidRPr="001F675F">
        <w:tab/>
        <w:t>http://www.esmap.org/RE_Mapping</w:t>
      </w:r>
    </w:p>
    <w:p w14:paraId="283B6B0A" w14:textId="5C4B107B" w:rsidR="009745F7" w:rsidRDefault="009745F7" w:rsidP="00E32156">
      <w:pPr>
        <w:spacing w:line="360" w:lineRule="auto"/>
        <w:jc w:val="both"/>
      </w:pPr>
      <w:r>
        <w:t xml:space="preserve">WorldBank. (2013). Mapping the Renewable Energy Revolution. Retrieved from </w:t>
      </w:r>
      <w:r>
        <w:tab/>
      </w:r>
      <w:r w:rsidRPr="00F314A7">
        <w:t>http://www.worldbank.org/en/news/feature/2013/06/17/mapping-the-</w:t>
      </w:r>
      <w:r>
        <w:tab/>
      </w:r>
      <w:r w:rsidRPr="00F314A7">
        <w:t>energy-revolution</w:t>
      </w:r>
    </w:p>
    <w:p w14:paraId="0B40EB11" w14:textId="77777777" w:rsidR="006526FB" w:rsidRDefault="006526FB" w:rsidP="00E32156">
      <w:pPr>
        <w:jc w:val="both"/>
      </w:pPr>
    </w:p>
    <w:p w14:paraId="1DE8CE30" w14:textId="77777777" w:rsidR="005755CD" w:rsidRPr="00496A38" w:rsidRDefault="005755CD">
      <w:pPr>
        <w:rPr>
          <w:rFonts w:asciiTheme="majorHAnsi" w:hAnsiTheme="majorHAnsi"/>
          <w:b/>
          <w:bCs/>
          <w:kern w:val="36"/>
          <w:sz w:val="48"/>
          <w:szCs w:val="48"/>
        </w:rPr>
      </w:pPr>
      <w:r>
        <w:rPr>
          <w:rFonts w:asciiTheme="majorHAnsi" w:hAnsiTheme="majorHAnsi"/>
        </w:rPr>
        <w:br w:type="page"/>
      </w:r>
    </w:p>
    <w:p w14:paraId="438BA445" w14:textId="15602F23" w:rsidR="006526FB" w:rsidRPr="006F6CA6" w:rsidRDefault="006526FB" w:rsidP="00E32156">
      <w:pPr>
        <w:pStyle w:val="berschrift1"/>
        <w:jc w:val="both"/>
        <w:rPr>
          <w:rFonts w:asciiTheme="majorHAnsi" w:hAnsiTheme="majorHAnsi"/>
        </w:rPr>
      </w:pPr>
      <w:bookmarkStart w:id="567" w:name="_Toc434241915"/>
      <w:r w:rsidRPr="006F6CA6">
        <w:rPr>
          <w:rFonts w:asciiTheme="majorHAnsi" w:hAnsiTheme="majorHAnsi"/>
        </w:rPr>
        <w:lastRenderedPageBreak/>
        <w:t>Attachments</w:t>
      </w:r>
      <w:bookmarkEnd w:id="567"/>
    </w:p>
    <w:p w14:paraId="6BF7950E" w14:textId="407D4B24" w:rsidR="006526FB" w:rsidRDefault="009F585D" w:rsidP="00496A38">
      <w:pPr>
        <w:pStyle w:val="berschrift2"/>
        <w:numPr>
          <w:ilvl w:val="0"/>
          <w:numId w:val="21"/>
        </w:numPr>
        <w:rPr>
          <w:lang w:val="de-CH"/>
        </w:rPr>
      </w:pPr>
      <w:bookmarkStart w:id="568" w:name="_Toc434241916"/>
      <w:r w:rsidRPr="006F6CA6">
        <w:rPr>
          <w:color w:val="808080" w:themeColor="background1" w:themeShade="80"/>
          <w:lang w:val="de-CH"/>
        </w:rPr>
        <w:t>List of Interview Partner</w:t>
      </w:r>
      <w:bookmarkEnd w:id="568"/>
    </w:p>
    <w:tbl>
      <w:tblPr>
        <w:tblStyle w:val="Tabellenraster"/>
        <w:tblW w:w="5000" w:type="pct"/>
        <w:tblLook w:val="04A0" w:firstRow="1" w:lastRow="0" w:firstColumn="1" w:lastColumn="0" w:noHBand="0" w:noVBand="1"/>
      </w:tblPr>
      <w:tblGrid>
        <w:gridCol w:w="1566"/>
        <w:gridCol w:w="3043"/>
        <w:gridCol w:w="1588"/>
        <w:gridCol w:w="1346"/>
        <w:gridCol w:w="1513"/>
      </w:tblGrid>
      <w:tr w:rsidR="00D433EC" w14:paraId="33742A5A" w14:textId="4F1FB772" w:rsidTr="00D433EC">
        <w:tc>
          <w:tcPr>
            <w:tcW w:w="887" w:type="pct"/>
          </w:tcPr>
          <w:p w14:paraId="172B8AF0" w14:textId="3D882498" w:rsidR="00D433EC" w:rsidRDefault="00D433EC" w:rsidP="00E32156">
            <w:pPr>
              <w:jc w:val="both"/>
              <w:rPr>
                <w:lang w:val="de-CH"/>
              </w:rPr>
            </w:pPr>
            <w:r>
              <w:rPr>
                <w:lang w:val="de-CH"/>
              </w:rPr>
              <w:t>Name</w:t>
            </w:r>
          </w:p>
        </w:tc>
        <w:tc>
          <w:tcPr>
            <w:tcW w:w="1702" w:type="pct"/>
          </w:tcPr>
          <w:p w14:paraId="7C7DDE58" w14:textId="2AF0BFC6" w:rsidR="00D433EC" w:rsidRDefault="00D433EC" w:rsidP="00E32156">
            <w:pPr>
              <w:jc w:val="both"/>
              <w:rPr>
                <w:lang w:val="de-CH"/>
              </w:rPr>
            </w:pPr>
            <w:r>
              <w:rPr>
                <w:lang w:val="de-CH"/>
              </w:rPr>
              <w:t>Organization</w:t>
            </w:r>
          </w:p>
        </w:tc>
        <w:tc>
          <w:tcPr>
            <w:tcW w:w="866" w:type="pct"/>
          </w:tcPr>
          <w:p w14:paraId="03C7C8EA" w14:textId="70F9DFA0" w:rsidR="00D433EC" w:rsidRDefault="00D433EC" w:rsidP="00E32156">
            <w:pPr>
              <w:jc w:val="both"/>
              <w:rPr>
                <w:lang w:val="de-CH"/>
              </w:rPr>
            </w:pPr>
            <w:r>
              <w:rPr>
                <w:lang w:val="de-CH"/>
              </w:rPr>
              <w:t>Position</w:t>
            </w:r>
          </w:p>
        </w:tc>
        <w:tc>
          <w:tcPr>
            <w:tcW w:w="765" w:type="pct"/>
          </w:tcPr>
          <w:p w14:paraId="22735EB3" w14:textId="3D04EF04" w:rsidR="00D433EC" w:rsidRDefault="00D433EC" w:rsidP="00E32156">
            <w:pPr>
              <w:jc w:val="both"/>
              <w:rPr>
                <w:lang w:val="de-CH"/>
              </w:rPr>
            </w:pPr>
            <w:r>
              <w:rPr>
                <w:lang w:val="de-CH"/>
              </w:rPr>
              <w:t>Date</w:t>
            </w:r>
          </w:p>
        </w:tc>
        <w:tc>
          <w:tcPr>
            <w:tcW w:w="779" w:type="pct"/>
          </w:tcPr>
          <w:p w14:paraId="3F04BA84" w14:textId="015249E5" w:rsidR="00D433EC" w:rsidRDefault="00D433EC" w:rsidP="00E32156">
            <w:pPr>
              <w:jc w:val="both"/>
              <w:rPr>
                <w:lang w:val="de-CH"/>
              </w:rPr>
            </w:pPr>
            <w:r>
              <w:rPr>
                <w:lang w:val="de-CH"/>
              </w:rPr>
              <w:t>Place</w:t>
            </w:r>
          </w:p>
        </w:tc>
      </w:tr>
      <w:tr w:rsidR="00D433EC" w:rsidRPr="009F585D" w14:paraId="3481739C" w14:textId="7CB0CBE8" w:rsidTr="00D433EC">
        <w:tc>
          <w:tcPr>
            <w:tcW w:w="887" w:type="pct"/>
          </w:tcPr>
          <w:p w14:paraId="0A8994B7" w14:textId="4CE976B6" w:rsidR="00D433EC" w:rsidRDefault="00D433EC" w:rsidP="00E32156">
            <w:pPr>
              <w:jc w:val="both"/>
              <w:rPr>
                <w:lang w:val="de-CH"/>
              </w:rPr>
            </w:pPr>
            <w:r>
              <w:rPr>
                <w:lang w:val="de-CH"/>
              </w:rPr>
              <w:t>Abdumalik Oricha Ali</w:t>
            </w:r>
          </w:p>
        </w:tc>
        <w:tc>
          <w:tcPr>
            <w:tcW w:w="1702" w:type="pct"/>
          </w:tcPr>
          <w:p w14:paraId="5B1AF809" w14:textId="337BF784" w:rsidR="00D433EC" w:rsidRPr="009F585D" w:rsidRDefault="00D433EC" w:rsidP="00E32156">
            <w:pPr>
              <w:jc w:val="both"/>
            </w:pPr>
            <w:r w:rsidRPr="009F585D">
              <w:t>Global Atlas for Renewable Energy</w:t>
            </w:r>
          </w:p>
        </w:tc>
        <w:tc>
          <w:tcPr>
            <w:tcW w:w="866" w:type="pct"/>
          </w:tcPr>
          <w:p w14:paraId="34AA5D04" w14:textId="35D34843" w:rsidR="00D433EC" w:rsidRPr="009F585D" w:rsidRDefault="00D433EC" w:rsidP="00E32156">
            <w:pPr>
              <w:jc w:val="both"/>
            </w:pPr>
            <w:r>
              <w:t>Associate Program Officer</w:t>
            </w:r>
          </w:p>
        </w:tc>
        <w:tc>
          <w:tcPr>
            <w:tcW w:w="765" w:type="pct"/>
          </w:tcPr>
          <w:p w14:paraId="06BF43F0" w14:textId="1A67CA11" w:rsidR="00D433EC" w:rsidRPr="009F585D" w:rsidRDefault="00D433EC" w:rsidP="00E32156">
            <w:pPr>
              <w:jc w:val="both"/>
            </w:pPr>
            <w:r>
              <w:t>July 7, 2015</w:t>
            </w:r>
          </w:p>
        </w:tc>
        <w:tc>
          <w:tcPr>
            <w:tcW w:w="779" w:type="pct"/>
          </w:tcPr>
          <w:p w14:paraId="729E0DB9" w14:textId="58E04EEC" w:rsidR="00D433EC" w:rsidRPr="009F585D" w:rsidRDefault="00D433EC" w:rsidP="00E32156">
            <w:pPr>
              <w:jc w:val="both"/>
            </w:pPr>
            <w:r>
              <w:t>Abu Dhabi</w:t>
            </w:r>
          </w:p>
        </w:tc>
      </w:tr>
      <w:tr w:rsidR="00D433EC" w:rsidRPr="009F585D" w14:paraId="7DF233C4" w14:textId="73ECA19E" w:rsidTr="00D433EC">
        <w:tc>
          <w:tcPr>
            <w:tcW w:w="887" w:type="pct"/>
          </w:tcPr>
          <w:p w14:paraId="653CF5D2" w14:textId="7B7140EF" w:rsidR="00D433EC" w:rsidRPr="009F585D" w:rsidRDefault="00D433EC" w:rsidP="00E32156">
            <w:pPr>
              <w:jc w:val="both"/>
            </w:pPr>
            <w:r>
              <w:t>Pierre Kenol</w:t>
            </w:r>
          </w:p>
        </w:tc>
        <w:tc>
          <w:tcPr>
            <w:tcW w:w="1702" w:type="pct"/>
          </w:tcPr>
          <w:p w14:paraId="6EAF646F" w14:textId="42D5136D" w:rsidR="00D433EC" w:rsidRPr="009F585D" w:rsidRDefault="00D433EC" w:rsidP="00E32156">
            <w:pPr>
              <w:jc w:val="both"/>
            </w:pPr>
            <w:r>
              <w:t>Energy Specialist</w:t>
            </w:r>
          </w:p>
        </w:tc>
        <w:tc>
          <w:tcPr>
            <w:tcW w:w="866" w:type="pct"/>
          </w:tcPr>
          <w:p w14:paraId="59ACECC9" w14:textId="03571E15" w:rsidR="00D433EC" w:rsidRPr="009F585D" w:rsidRDefault="00D433EC" w:rsidP="00E32156">
            <w:pPr>
              <w:jc w:val="both"/>
            </w:pPr>
            <w:r>
              <w:t>Inter-American Development Bank</w:t>
            </w:r>
          </w:p>
        </w:tc>
        <w:tc>
          <w:tcPr>
            <w:tcW w:w="765" w:type="pct"/>
          </w:tcPr>
          <w:p w14:paraId="5A04BB9A" w14:textId="4029CB2B" w:rsidR="00D433EC" w:rsidRPr="009F585D" w:rsidRDefault="00D433EC" w:rsidP="00E32156">
            <w:pPr>
              <w:jc w:val="both"/>
            </w:pPr>
            <w:r>
              <w:t>August 6, 2015</w:t>
            </w:r>
          </w:p>
        </w:tc>
        <w:tc>
          <w:tcPr>
            <w:tcW w:w="779" w:type="pct"/>
          </w:tcPr>
          <w:p w14:paraId="029DE1F5" w14:textId="1E640BA9" w:rsidR="00D433EC" w:rsidRPr="009F585D" w:rsidRDefault="00D433EC" w:rsidP="00E32156">
            <w:pPr>
              <w:jc w:val="both"/>
            </w:pPr>
            <w:r>
              <w:t>Port-au-Prince, Haiti</w:t>
            </w:r>
          </w:p>
        </w:tc>
      </w:tr>
      <w:tr w:rsidR="00D433EC" w:rsidRPr="009F585D" w14:paraId="13F9D675" w14:textId="3CBB6B13" w:rsidTr="00D433EC">
        <w:tc>
          <w:tcPr>
            <w:tcW w:w="887" w:type="pct"/>
          </w:tcPr>
          <w:p w14:paraId="4FB8D626" w14:textId="0E8A7FC7" w:rsidR="00D433EC" w:rsidRPr="009F585D" w:rsidRDefault="00D433EC" w:rsidP="00E32156">
            <w:pPr>
              <w:jc w:val="both"/>
            </w:pPr>
            <w:r>
              <w:t>Ayman Fayek</w:t>
            </w:r>
          </w:p>
        </w:tc>
        <w:tc>
          <w:tcPr>
            <w:tcW w:w="1702" w:type="pct"/>
          </w:tcPr>
          <w:p w14:paraId="00FC4899" w14:textId="7D308010" w:rsidR="00D433EC" w:rsidRPr="009F585D" w:rsidRDefault="00D433EC" w:rsidP="00E32156">
            <w:pPr>
              <w:jc w:val="both"/>
            </w:pPr>
            <w:r>
              <w:t>NREA Egypt</w:t>
            </w:r>
          </w:p>
        </w:tc>
        <w:tc>
          <w:tcPr>
            <w:tcW w:w="866" w:type="pct"/>
          </w:tcPr>
          <w:p w14:paraId="6979D26C" w14:textId="3442AE96" w:rsidR="00D433EC" w:rsidRPr="009F585D" w:rsidRDefault="00D433EC" w:rsidP="00E32156">
            <w:pPr>
              <w:jc w:val="both"/>
            </w:pPr>
            <w:r>
              <w:t>General Manager of Engineering, Environment &amp; Economic Studies</w:t>
            </w:r>
          </w:p>
        </w:tc>
        <w:tc>
          <w:tcPr>
            <w:tcW w:w="765" w:type="pct"/>
          </w:tcPr>
          <w:p w14:paraId="018A65F6" w14:textId="0E0E0044" w:rsidR="00D433EC" w:rsidRPr="009F585D" w:rsidRDefault="00D433EC" w:rsidP="00E32156">
            <w:pPr>
              <w:jc w:val="both"/>
            </w:pPr>
            <w:r>
              <w:t>August 7, 2015</w:t>
            </w:r>
          </w:p>
        </w:tc>
        <w:tc>
          <w:tcPr>
            <w:tcW w:w="779" w:type="pct"/>
          </w:tcPr>
          <w:p w14:paraId="35763C73" w14:textId="4A2CEC1F" w:rsidR="00D433EC" w:rsidRPr="009F585D" w:rsidRDefault="00D433EC" w:rsidP="00E32156">
            <w:pPr>
              <w:jc w:val="both"/>
            </w:pPr>
            <w:r>
              <w:t>Cairo, Egypt</w:t>
            </w:r>
          </w:p>
        </w:tc>
      </w:tr>
      <w:tr w:rsidR="00D433EC" w:rsidRPr="009F585D" w14:paraId="6AF6E68C" w14:textId="2494AD09" w:rsidTr="00D433EC">
        <w:tc>
          <w:tcPr>
            <w:tcW w:w="887" w:type="pct"/>
          </w:tcPr>
          <w:p w14:paraId="72A4FACD" w14:textId="48ADE245" w:rsidR="00D433EC" w:rsidRPr="009F585D" w:rsidRDefault="00D433EC" w:rsidP="00E32156">
            <w:pPr>
              <w:jc w:val="both"/>
            </w:pPr>
            <w:r>
              <w:t>Aminu Haruna Isa</w:t>
            </w:r>
          </w:p>
        </w:tc>
        <w:tc>
          <w:tcPr>
            <w:tcW w:w="1702" w:type="pct"/>
          </w:tcPr>
          <w:p w14:paraId="3E36826F" w14:textId="1BDE96E7" w:rsidR="00D433EC" w:rsidRPr="009F585D" w:rsidRDefault="00D433EC" w:rsidP="00E32156">
            <w:pPr>
              <w:jc w:val="both"/>
            </w:pPr>
            <w:r>
              <w:t xml:space="preserve">Energy </w:t>
            </w:r>
            <w:r w:rsidR="00DB3B29">
              <w:t>Commission</w:t>
            </w:r>
            <w:r>
              <w:t xml:space="preserve"> of Nigeria</w:t>
            </w:r>
          </w:p>
        </w:tc>
        <w:tc>
          <w:tcPr>
            <w:tcW w:w="866" w:type="pct"/>
          </w:tcPr>
          <w:p w14:paraId="4C36AED2" w14:textId="2BF0996F" w:rsidR="00D433EC" w:rsidRPr="009F585D" w:rsidRDefault="00D433EC" w:rsidP="00E32156">
            <w:pPr>
              <w:jc w:val="both"/>
            </w:pPr>
            <w:r>
              <w:t>Energy Analyst</w:t>
            </w:r>
          </w:p>
        </w:tc>
        <w:tc>
          <w:tcPr>
            <w:tcW w:w="765" w:type="pct"/>
          </w:tcPr>
          <w:p w14:paraId="68DD879A" w14:textId="483AF3CB" w:rsidR="00D433EC" w:rsidRPr="009F585D" w:rsidRDefault="00D433EC" w:rsidP="00E32156">
            <w:pPr>
              <w:jc w:val="both"/>
            </w:pPr>
            <w:r>
              <w:t>August 12, 2015</w:t>
            </w:r>
          </w:p>
        </w:tc>
        <w:tc>
          <w:tcPr>
            <w:tcW w:w="779" w:type="pct"/>
          </w:tcPr>
          <w:p w14:paraId="15A80C91" w14:textId="706D4B59" w:rsidR="00D433EC" w:rsidRPr="009F585D" w:rsidRDefault="00D433EC" w:rsidP="00E32156">
            <w:pPr>
              <w:jc w:val="both"/>
            </w:pPr>
            <w:r>
              <w:t>Abuja, Nigeria</w:t>
            </w:r>
          </w:p>
        </w:tc>
      </w:tr>
      <w:tr w:rsidR="00D433EC" w:rsidRPr="009F585D" w14:paraId="7AC8C81C" w14:textId="189CB2BA" w:rsidTr="00D433EC">
        <w:tc>
          <w:tcPr>
            <w:tcW w:w="887" w:type="pct"/>
          </w:tcPr>
          <w:p w14:paraId="1CF77AD4" w14:textId="606B6F57" w:rsidR="00D433EC" w:rsidRPr="009F585D" w:rsidRDefault="00D433EC" w:rsidP="00E32156">
            <w:pPr>
              <w:jc w:val="both"/>
            </w:pPr>
            <w:r>
              <w:t>Nafees Ahmad Khan</w:t>
            </w:r>
          </w:p>
        </w:tc>
        <w:tc>
          <w:tcPr>
            <w:tcW w:w="1702" w:type="pct"/>
          </w:tcPr>
          <w:p w14:paraId="5D2FD521" w14:textId="6C64E3B5" w:rsidR="00D433EC" w:rsidRPr="009F585D" w:rsidRDefault="00D433EC" w:rsidP="00E32156">
            <w:pPr>
              <w:jc w:val="both"/>
            </w:pPr>
            <w:r>
              <w:t>AEDB</w:t>
            </w:r>
          </w:p>
        </w:tc>
        <w:tc>
          <w:tcPr>
            <w:tcW w:w="866" w:type="pct"/>
          </w:tcPr>
          <w:p w14:paraId="0F104316" w14:textId="4E5A2BE2" w:rsidR="00D433EC" w:rsidRPr="009F585D" w:rsidRDefault="00D433EC" w:rsidP="00E32156">
            <w:pPr>
              <w:jc w:val="both"/>
            </w:pPr>
            <w:r>
              <w:t>Project Coordinator</w:t>
            </w:r>
          </w:p>
        </w:tc>
        <w:tc>
          <w:tcPr>
            <w:tcW w:w="765" w:type="pct"/>
          </w:tcPr>
          <w:p w14:paraId="7DEA4C46" w14:textId="06DE2BA4" w:rsidR="00D433EC" w:rsidRPr="009F585D" w:rsidRDefault="00D433EC" w:rsidP="00E32156">
            <w:pPr>
              <w:jc w:val="both"/>
            </w:pPr>
            <w:r>
              <w:t>September 7, 2015</w:t>
            </w:r>
          </w:p>
        </w:tc>
        <w:tc>
          <w:tcPr>
            <w:tcW w:w="779" w:type="pct"/>
          </w:tcPr>
          <w:p w14:paraId="207D1CDB" w14:textId="20FFDB53" w:rsidR="00D433EC" w:rsidRPr="009F585D" w:rsidRDefault="00D433EC" w:rsidP="00E32156">
            <w:pPr>
              <w:jc w:val="both"/>
            </w:pPr>
            <w:r>
              <w:t>Islamabad, Pak</w:t>
            </w:r>
            <w:r w:rsidR="00DB3B29">
              <w:t>istan</w:t>
            </w:r>
          </w:p>
        </w:tc>
      </w:tr>
      <w:tr w:rsidR="00D433EC" w:rsidRPr="009F585D" w14:paraId="01298070" w14:textId="52EC9A8B" w:rsidTr="00D433EC">
        <w:tc>
          <w:tcPr>
            <w:tcW w:w="887" w:type="pct"/>
          </w:tcPr>
          <w:p w14:paraId="03B1D01D" w14:textId="7FA01543" w:rsidR="00D433EC" w:rsidRPr="009F585D" w:rsidRDefault="00D433EC" w:rsidP="00E32156">
            <w:pPr>
              <w:jc w:val="both"/>
            </w:pPr>
            <w:r>
              <w:t>Aqeel Jafri</w:t>
            </w:r>
          </w:p>
        </w:tc>
        <w:tc>
          <w:tcPr>
            <w:tcW w:w="1702" w:type="pct"/>
          </w:tcPr>
          <w:p w14:paraId="5789986A" w14:textId="3B5CAEEA" w:rsidR="00D433EC" w:rsidRPr="009F585D" w:rsidRDefault="00D433EC" w:rsidP="00E32156">
            <w:pPr>
              <w:jc w:val="both"/>
            </w:pPr>
            <w:r>
              <w:t>AEDB</w:t>
            </w:r>
          </w:p>
        </w:tc>
        <w:tc>
          <w:tcPr>
            <w:tcW w:w="866" w:type="pct"/>
          </w:tcPr>
          <w:p w14:paraId="54A8F6F8" w14:textId="6DAF1F59" w:rsidR="00D433EC" w:rsidRPr="009F585D" w:rsidRDefault="00D433EC" w:rsidP="00E32156">
            <w:pPr>
              <w:jc w:val="both"/>
            </w:pPr>
            <w:r>
              <w:t>Director Policy</w:t>
            </w:r>
          </w:p>
        </w:tc>
        <w:tc>
          <w:tcPr>
            <w:tcW w:w="765" w:type="pct"/>
          </w:tcPr>
          <w:p w14:paraId="7117677A" w14:textId="72527916" w:rsidR="00D433EC" w:rsidRPr="009F585D" w:rsidRDefault="00D433EC" w:rsidP="00E32156">
            <w:pPr>
              <w:jc w:val="both"/>
            </w:pPr>
            <w:r>
              <w:t>September 4, 2015</w:t>
            </w:r>
          </w:p>
        </w:tc>
        <w:tc>
          <w:tcPr>
            <w:tcW w:w="779" w:type="pct"/>
          </w:tcPr>
          <w:p w14:paraId="29E995ED" w14:textId="60FC4696" w:rsidR="00D433EC" w:rsidRPr="009F585D" w:rsidRDefault="00D433EC" w:rsidP="00E32156">
            <w:pPr>
              <w:jc w:val="both"/>
            </w:pPr>
            <w:r>
              <w:t>Islamabad, Pakistan</w:t>
            </w:r>
          </w:p>
        </w:tc>
      </w:tr>
      <w:tr w:rsidR="00D433EC" w:rsidRPr="009F585D" w14:paraId="537152F3" w14:textId="25D49297" w:rsidTr="00D433EC">
        <w:tc>
          <w:tcPr>
            <w:tcW w:w="887" w:type="pct"/>
          </w:tcPr>
          <w:p w14:paraId="30310C46" w14:textId="492CE399" w:rsidR="00D433EC" w:rsidRPr="009F585D" w:rsidRDefault="00D433EC" w:rsidP="00E32156">
            <w:pPr>
              <w:jc w:val="both"/>
            </w:pPr>
            <w:r>
              <w:t>Aimal Pir</w:t>
            </w:r>
          </w:p>
        </w:tc>
        <w:tc>
          <w:tcPr>
            <w:tcW w:w="1702" w:type="pct"/>
          </w:tcPr>
          <w:p w14:paraId="64B0AD20" w14:textId="5A244F21" w:rsidR="00D433EC" w:rsidRPr="009F585D" w:rsidRDefault="00D433EC" w:rsidP="00E32156">
            <w:pPr>
              <w:jc w:val="both"/>
            </w:pPr>
            <w:r>
              <w:t>Energy &amp; Power Department Khyber Pakhtunkhwa</w:t>
            </w:r>
          </w:p>
        </w:tc>
        <w:tc>
          <w:tcPr>
            <w:tcW w:w="866" w:type="pct"/>
          </w:tcPr>
          <w:p w14:paraId="68EE85D8" w14:textId="3DFC8A11" w:rsidR="00D433EC" w:rsidRPr="009F585D" w:rsidRDefault="00D433EC" w:rsidP="00E32156">
            <w:pPr>
              <w:jc w:val="both"/>
            </w:pPr>
            <w:r>
              <w:t>Managing Director of Wind Energy</w:t>
            </w:r>
          </w:p>
        </w:tc>
        <w:tc>
          <w:tcPr>
            <w:tcW w:w="765" w:type="pct"/>
          </w:tcPr>
          <w:p w14:paraId="21919021" w14:textId="1C49894B" w:rsidR="00D433EC" w:rsidRPr="009F585D" w:rsidRDefault="00D433EC" w:rsidP="00E32156">
            <w:pPr>
              <w:jc w:val="both"/>
            </w:pPr>
            <w:r>
              <w:t>September 16, 2015</w:t>
            </w:r>
          </w:p>
        </w:tc>
        <w:tc>
          <w:tcPr>
            <w:tcW w:w="779" w:type="pct"/>
          </w:tcPr>
          <w:p w14:paraId="6853019A" w14:textId="4C9A4425" w:rsidR="00D433EC" w:rsidRPr="009F585D" w:rsidRDefault="00203C19" w:rsidP="00E32156">
            <w:pPr>
              <w:jc w:val="both"/>
            </w:pPr>
            <w:r>
              <w:t>Peshawar, Pakistan</w:t>
            </w:r>
          </w:p>
        </w:tc>
      </w:tr>
      <w:tr w:rsidR="00203C19" w:rsidRPr="009F585D" w14:paraId="3E37E12A" w14:textId="77777777" w:rsidTr="00D433EC">
        <w:tc>
          <w:tcPr>
            <w:tcW w:w="887" w:type="pct"/>
          </w:tcPr>
          <w:p w14:paraId="5D8D2BAA" w14:textId="2433BDBF" w:rsidR="00203C19" w:rsidRPr="00452744" w:rsidRDefault="00251687" w:rsidP="00E32156">
            <w:pPr>
              <w:jc w:val="both"/>
            </w:pPr>
            <w:r>
              <w:t>Muhammad Ozair</w:t>
            </w:r>
          </w:p>
        </w:tc>
        <w:tc>
          <w:tcPr>
            <w:tcW w:w="1702" w:type="pct"/>
          </w:tcPr>
          <w:p w14:paraId="0BD0F9A5" w14:textId="20B1F504" w:rsidR="00203C19" w:rsidRDefault="00203C19" w:rsidP="00E32156">
            <w:pPr>
              <w:jc w:val="both"/>
            </w:pPr>
            <w:r>
              <w:t>Planning &amp; Development Department Khyber Pakhtunkhwa</w:t>
            </w:r>
          </w:p>
        </w:tc>
        <w:tc>
          <w:tcPr>
            <w:tcW w:w="866" w:type="pct"/>
          </w:tcPr>
          <w:p w14:paraId="6B05DD18" w14:textId="66116BE6" w:rsidR="00203C19" w:rsidRDefault="00203C19" w:rsidP="00E32156">
            <w:pPr>
              <w:jc w:val="both"/>
            </w:pPr>
            <w:r>
              <w:t>Section Officer Training</w:t>
            </w:r>
          </w:p>
        </w:tc>
        <w:tc>
          <w:tcPr>
            <w:tcW w:w="765" w:type="pct"/>
          </w:tcPr>
          <w:p w14:paraId="5AFFDDB9" w14:textId="45654167" w:rsidR="00203C19" w:rsidRDefault="00203C19" w:rsidP="00E32156">
            <w:pPr>
              <w:jc w:val="both"/>
            </w:pPr>
            <w:r>
              <w:t>September 16, 2015</w:t>
            </w:r>
          </w:p>
        </w:tc>
        <w:tc>
          <w:tcPr>
            <w:tcW w:w="779" w:type="pct"/>
          </w:tcPr>
          <w:p w14:paraId="24E9F3BA" w14:textId="588AE701" w:rsidR="00203C19" w:rsidRDefault="00203C19" w:rsidP="00E32156">
            <w:pPr>
              <w:jc w:val="both"/>
            </w:pPr>
            <w:r>
              <w:t>Peshawar, Pakistan</w:t>
            </w:r>
          </w:p>
        </w:tc>
      </w:tr>
      <w:tr w:rsidR="00203C19" w:rsidRPr="009F585D" w14:paraId="4A540B39" w14:textId="77777777" w:rsidTr="00D433EC">
        <w:tc>
          <w:tcPr>
            <w:tcW w:w="887" w:type="pct"/>
          </w:tcPr>
          <w:p w14:paraId="0D75AB5E" w14:textId="4EC515CC" w:rsidR="00203C19" w:rsidRDefault="00452744" w:rsidP="00E32156">
            <w:pPr>
              <w:jc w:val="both"/>
            </w:pPr>
            <w:r>
              <w:t>Jehanzeb Jamshed</w:t>
            </w:r>
          </w:p>
        </w:tc>
        <w:tc>
          <w:tcPr>
            <w:tcW w:w="1702" w:type="pct"/>
          </w:tcPr>
          <w:p w14:paraId="763BDF1B" w14:textId="79E220E0" w:rsidR="00203C19" w:rsidRDefault="00452744" w:rsidP="00E32156">
            <w:pPr>
              <w:jc w:val="both"/>
            </w:pPr>
            <w:r>
              <w:t>Quaid e Azam Solar Power Limited</w:t>
            </w:r>
          </w:p>
        </w:tc>
        <w:tc>
          <w:tcPr>
            <w:tcW w:w="866" w:type="pct"/>
          </w:tcPr>
          <w:p w14:paraId="71EB0438" w14:textId="7314358C" w:rsidR="00203C19" w:rsidRDefault="00452744" w:rsidP="00E32156">
            <w:pPr>
              <w:jc w:val="both"/>
            </w:pPr>
            <w:r>
              <w:t>Assistant Manager</w:t>
            </w:r>
          </w:p>
        </w:tc>
        <w:tc>
          <w:tcPr>
            <w:tcW w:w="765" w:type="pct"/>
          </w:tcPr>
          <w:p w14:paraId="600DCA75" w14:textId="69572595" w:rsidR="00203C19" w:rsidRDefault="00452744" w:rsidP="00E32156">
            <w:pPr>
              <w:jc w:val="both"/>
            </w:pPr>
            <w:r>
              <w:t>September 22, 2015</w:t>
            </w:r>
          </w:p>
        </w:tc>
        <w:tc>
          <w:tcPr>
            <w:tcW w:w="779" w:type="pct"/>
          </w:tcPr>
          <w:p w14:paraId="0C1CDCEC" w14:textId="4F49AA5B" w:rsidR="00203C19" w:rsidRDefault="00452744" w:rsidP="00E32156">
            <w:pPr>
              <w:jc w:val="both"/>
            </w:pPr>
            <w:r>
              <w:t>Bahawalpur, Pakistan</w:t>
            </w:r>
          </w:p>
        </w:tc>
      </w:tr>
      <w:tr w:rsidR="00203C19" w:rsidRPr="009F585D" w14:paraId="7F880843" w14:textId="77777777" w:rsidTr="00D433EC">
        <w:tc>
          <w:tcPr>
            <w:tcW w:w="887" w:type="pct"/>
          </w:tcPr>
          <w:p w14:paraId="28F8FF67" w14:textId="58194E1B" w:rsidR="00203C19" w:rsidRDefault="00452744" w:rsidP="00E32156">
            <w:pPr>
              <w:jc w:val="both"/>
            </w:pPr>
            <w:r>
              <w:t>Syed Imran Shah</w:t>
            </w:r>
          </w:p>
        </w:tc>
        <w:tc>
          <w:tcPr>
            <w:tcW w:w="1702" w:type="pct"/>
          </w:tcPr>
          <w:p w14:paraId="736AED74" w14:textId="5DD654F9" w:rsidR="00203C19" w:rsidRDefault="00452744" w:rsidP="00E32156">
            <w:pPr>
              <w:jc w:val="both"/>
            </w:pPr>
            <w:r>
              <w:t>FFC Energy Limited</w:t>
            </w:r>
          </w:p>
        </w:tc>
        <w:tc>
          <w:tcPr>
            <w:tcW w:w="866" w:type="pct"/>
          </w:tcPr>
          <w:p w14:paraId="68246F94" w14:textId="275DD88C" w:rsidR="00203C19" w:rsidRDefault="00452744" w:rsidP="00E32156">
            <w:pPr>
              <w:jc w:val="both"/>
            </w:pPr>
            <w:r>
              <w:t>Manager Engineering (Project)</w:t>
            </w:r>
          </w:p>
        </w:tc>
        <w:tc>
          <w:tcPr>
            <w:tcW w:w="765" w:type="pct"/>
          </w:tcPr>
          <w:p w14:paraId="58D96518" w14:textId="04E4BF42" w:rsidR="00203C19" w:rsidRDefault="00452744" w:rsidP="00E32156">
            <w:pPr>
              <w:jc w:val="both"/>
            </w:pPr>
            <w:r>
              <w:t>September 29, 2015</w:t>
            </w:r>
          </w:p>
        </w:tc>
        <w:tc>
          <w:tcPr>
            <w:tcW w:w="779" w:type="pct"/>
          </w:tcPr>
          <w:p w14:paraId="27082BE0" w14:textId="56494CC6" w:rsidR="00203C19" w:rsidRDefault="00452744" w:rsidP="00E32156">
            <w:pPr>
              <w:jc w:val="both"/>
            </w:pPr>
            <w:r>
              <w:t>Thatta, Pakistan</w:t>
            </w:r>
          </w:p>
        </w:tc>
      </w:tr>
    </w:tbl>
    <w:p w14:paraId="46A77F25" w14:textId="77777777" w:rsidR="009F585D" w:rsidRPr="009F585D" w:rsidRDefault="009F585D" w:rsidP="00E32156">
      <w:pPr>
        <w:jc w:val="both"/>
      </w:pPr>
    </w:p>
    <w:p w14:paraId="2721DCA7" w14:textId="0E685394" w:rsidR="004B1F6C" w:rsidRPr="006F6CA6" w:rsidRDefault="00251687" w:rsidP="00496A38">
      <w:pPr>
        <w:pStyle w:val="berschrift2"/>
        <w:numPr>
          <w:ilvl w:val="0"/>
          <w:numId w:val="21"/>
        </w:numPr>
        <w:rPr>
          <w:color w:val="808080" w:themeColor="background1" w:themeShade="80"/>
        </w:rPr>
      </w:pPr>
      <w:bookmarkStart w:id="569" w:name="_Toc434241917"/>
      <w:r w:rsidRPr="006F6CA6">
        <w:rPr>
          <w:color w:val="808080" w:themeColor="background1" w:themeShade="80"/>
        </w:rPr>
        <w:t>List of E-mail Partner</w:t>
      </w:r>
      <w:bookmarkEnd w:id="569"/>
    </w:p>
    <w:tbl>
      <w:tblPr>
        <w:tblStyle w:val="Tabellenraster"/>
        <w:tblW w:w="0" w:type="auto"/>
        <w:tblLook w:val="04A0" w:firstRow="1" w:lastRow="0" w:firstColumn="1" w:lastColumn="0" w:noHBand="0" w:noVBand="1"/>
      </w:tblPr>
      <w:tblGrid>
        <w:gridCol w:w="1811"/>
        <w:gridCol w:w="1811"/>
        <w:gridCol w:w="1811"/>
        <w:gridCol w:w="1811"/>
        <w:gridCol w:w="1812"/>
      </w:tblGrid>
      <w:tr w:rsidR="00251687" w14:paraId="0C7CF281" w14:textId="77777777" w:rsidTr="00251687">
        <w:tc>
          <w:tcPr>
            <w:tcW w:w="1811" w:type="dxa"/>
          </w:tcPr>
          <w:p w14:paraId="125EC0AD" w14:textId="565E7008" w:rsidR="00251687" w:rsidRDefault="00251687" w:rsidP="00E32156">
            <w:pPr>
              <w:jc w:val="both"/>
              <w:rPr>
                <w:rFonts w:ascii="Book Antiqua" w:hAnsi="Book Antiqua" w:cs="Arial"/>
              </w:rPr>
            </w:pPr>
            <w:r>
              <w:rPr>
                <w:lang w:val="de-CH"/>
              </w:rPr>
              <w:t>Name</w:t>
            </w:r>
          </w:p>
        </w:tc>
        <w:tc>
          <w:tcPr>
            <w:tcW w:w="1811" w:type="dxa"/>
          </w:tcPr>
          <w:p w14:paraId="58126C50" w14:textId="7FFCD1CC" w:rsidR="00251687" w:rsidRDefault="00251687" w:rsidP="00E32156">
            <w:pPr>
              <w:jc w:val="both"/>
              <w:rPr>
                <w:rFonts w:ascii="Book Antiqua" w:hAnsi="Book Antiqua" w:cs="Arial"/>
              </w:rPr>
            </w:pPr>
            <w:r>
              <w:rPr>
                <w:lang w:val="de-CH"/>
              </w:rPr>
              <w:t>Organization</w:t>
            </w:r>
          </w:p>
        </w:tc>
        <w:tc>
          <w:tcPr>
            <w:tcW w:w="1811" w:type="dxa"/>
          </w:tcPr>
          <w:p w14:paraId="55D20D22" w14:textId="210978B8" w:rsidR="00251687" w:rsidRDefault="00251687" w:rsidP="00E32156">
            <w:pPr>
              <w:jc w:val="both"/>
              <w:rPr>
                <w:rFonts w:ascii="Book Antiqua" w:hAnsi="Book Antiqua" w:cs="Arial"/>
              </w:rPr>
            </w:pPr>
            <w:r>
              <w:rPr>
                <w:lang w:val="de-CH"/>
              </w:rPr>
              <w:t>Position</w:t>
            </w:r>
          </w:p>
        </w:tc>
        <w:tc>
          <w:tcPr>
            <w:tcW w:w="1811" w:type="dxa"/>
          </w:tcPr>
          <w:p w14:paraId="764EA38B" w14:textId="0368FD32" w:rsidR="00251687" w:rsidRDefault="00251687" w:rsidP="00E32156">
            <w:pPr>
              <w:jc w:val="both"/>
              <w:rPr>
                <w:rFonts w:ascii="Book Antiqua" w:hAnsi="Book Antiqua" w:cs="Arial"/>
              </w:rPr>
            </w:pPr>
            <w:r>
              <w:rPr>
                <w:lang w:val="de-CH"/>
              </w:rPr>
              <w:t>Date</w:t>
            </w:r>
          </w:p>
        </w:tc>
        <w:tc>
          <w:tcPr>
            <w:tcW w:w="1812" w:type="dxa"/>
          </w:tcPr>
          <w:p w14:paraId="41E515AA" w14:textId="6DC60C2D" w:rsidR="00251687" w:rsidRDefault="00251687" w:rsidP="00E32156">
            <w:pPr>
              <w:jc w:val="both"/>
              <w:rPr>
                <w:rFonts w:ascii="Book Antiqua" w:hAnsi="Book Antiqua" w:cs="Arial"/>
              </w:rPr>
            </w:pPr>
            <w:r>
              <w:rPr>
                <w:lang w:val="de-CH"/>
              </w:rPr>
              <w:t>Place</w:t>
            </w:r>
          </w:p>
        </w:tc>
      </w:tr>
      <w:tr w:rsidR="00251687" w14:paraId="73FB36DC" w14:textId="77777777" w:rsidTr="00251687">
        <w:tc>
          <w:tcPr>
            <w:tcW w:w="1811" w:type="dxa"/>
          </w:tcPr>
          <w:p w14:paraId="306FE6E0" w14:textId="61CE1035" w:rsidR="00251687" w:rsidRDefault="00251687" w:rsidP="00E32156">
            <w:pPr>
              <w:jc w:val="both"/>
              <w:rPr>
                <w:rFonts w:ascii="Book Antiqua" w:hAnsi="Book Antiqua" w:cs="Arial"/>
              </w:rPr>
            </w:pPr>
            <w:r>
              <w:rPr>
                <w:lang w:val="de-CH"/>
              </w:rPr>
              <w:t>Abdumalik Oricha Ali</w:t>
            </w:r>
          </w:p>
        </w:tc>
        <w:tc>
          <w:tcPr>
            <w:tcW w:w="1811" w:type="dxa"/>
          </w:tcPr>
          <w:p w14:paraId="4FF8F910" w14:textId="3950B6D1" w:rsidR="00251687" w:rsidRDefault="00251687" w:rsidP="00E32156">
            <w:pPr>
              <w:jc w:val="both"/>
              <w:rPr>
                <w:rFonts w:ascii="Book Antiqua" w:hAnsi="Book Antiqua" w:cs="Arial"/>
              </w:rPr>
            </w:pPr>
            <w:r w:rsidRPr="009F585D">
              <w:t>Global Atlas for Renewable Energy</w:t>
            </w:r>
          </w:p>
        </w:tc>
        <w:tc>
          <w:tcPr>
            <w:tcW w:w="1811" w:type="dxa"/>
          </w:tcPr>
          <w:p w14:paraId="1D77C4EA" w14:textId="6882498A" w:rsidR="00251687" w:rsidRDefault="00251687" w:rsidP="00E32156">
            <w:pPr>
              <w:jc w:val="both"/>
              <w:rPr>
                <w:rFonts w:ascii="Book Antiqua" w:hAnsi="Book Antiqua" w:cs="Arial"/>
              </w:rPr>
            </w:pPr>
            <w:r>
              <w:t>Associate Program Officer</w:t>
            </w:r>
          </w:p>
        </w:tc>
        <w:tc>
          <w:tcPr>
            <w:tcW w:w="1811" w:type="dxa"/>
          </w:tcPr>
          <w:p w14:paraId="16CA0047" w14:textId="0634AFB8" w:rsidR="00251687" w:rsidRDefault="00251687" w:rsidP="00E32156">
            <w:pPr>
              <w:jc w:val="both"/>
              <w:rPr>
                <w:rFonts w:ascii="Book Antiqua" w:hAnsi="Book Antiqua" w:cs="Arial"/>
              </w:rPr>
            </w:pPr>
            <w:r>
              <w:t>August 26, 2015</w:t>
            </w:r>
          </w:p>
        </w:tc>
        <w:tc>
          <w:tcPr>
            <w:tcW w:w="1812" w:type="dxa"/>
          </w:tcPr>
          <w:p w14:paraId="5E797144" w14:textId="26FEEE18" w:rsidR="00251687" w:rsidRDefault="00251687" w:rsidP="00E32156">
            <w:pPr>
              <w:jc w:val="both"/>
              <w:rPr>
                <w:rFonts w:ascii="Book Antiqua" w:hAnsi="Book Antiqua" w:cs="Arial"/>
              </w:rPr>
            </w:pPr>
            <w:r>
              <w:t>Abu Dhabi</w:t>
            </w:r>
          </w:p>
        </w:tc>
      </w:tr>
    </w:tbl>
    <w:p w14:paraId="053D0904" w14:textId="77777777" w:rsidR="0032219F" w:rsidRPr="00AB21CA" w:rsidRDefault="0032219F" w:rsidP="00E32156">
      <w:pPr>
        <w:jc w:val="both"/>
        <w:rPr>
          <w:rFonts w:ascii="Book Antiqua" w:hAnsi="Book Antiqua" w:cs="Arial"/>
        </w:rPr>
      </w:pPr>
    </w:p>
    <w:p w14:paraId="404E0B9C" w14:textId="77777777" w:rsidR="0032219F" w:rsidRPr="0032219F" w:rsidRDefault="0032219F" w:rsidP="00E32156">
      <w:pPr>
        <w:jc w:val="both"/>
      </w:pPr>
    </w:p>
    <w:p w14:paraId="74BC822F" w14:textId="77777777" w:rsidR="005755CD" w:rsidRDefault="005755CD">
      <w:pPr>
        <w:rPr>
          <w:rFonts w:asciiTheme="majorHAnsi" w:hAnsiTheme="majorHAnsi"/>
          <w:b/>
          <w:bCs/>
          <w:kern w:val="36"/>
          <w:sz w:val="48"/>
          <w:szCs w:val="48"/>
        </w:rPr>
      </w:pPr>
      <w:r>
        <w:rPr>
          <w:rFonts w:asciiTheme="majorHAnsi" w:hAnsiTheme="majorHAnsi"/>
        </w:rPr>
        <w:br w:type="page"/>
      </w:r>
    </w:p>
    <w:p w14:paraId="30ED58AE" w14:textId="073AC5A2" w:rsidR="00C747BC" w:rsidRPr="006F6CA6" w:rsidRDefault="00C747BC" w:rsidP="00E32156">
      <w:pPr>
        <w:pStyle w:val="berschrift1"/>
        <w:jc w:val="both"/>
        <w:rPr>
          <w:rFonts w:asciiTheme="majorHAnsi" w:hAnsiTheme="majorHAnsi"/>
          <w:lang w:val="en-US"/>
        </w:rPr>
      </w:pPr>
      <w:bookmarkStart w:id="570" w:name="_Toc434241918"/>
      <w:r w:rsidRPr="006F6CA6">
        <w:rPr>
          <w:rFonts w:asciiTheme="majorHAnsi" w:hAnsiTheme="majorHAnsi"/>
          <w:lang w:val="en-US"/>
        </w:rPr>
        <w:lastRenderedPageBreak/>
        <w:t>Declaration of Authorship</w:t>
      </w:r>
      <w:bookmarkEnd w:id="570"/>
    </w:p>
    <w:p w14:paraId="712EF113" w14:textId="60168815" w:rsidR="00C747BC" w:rsidRPr="007E4E68" w:rsidRDefault="00C747BC" w:rsidP="00E32156">
      <w:pPr>
        <w:jc w:val="both"/>
        <w:rPr>
          <w:rFonts w:cs="Arial"/>
          <w:szCs w:val="22"/>
        </w:rPr>
      </w:pPr>
      <w:r>
        <w:rPr>
          <w:rFonts w:cs="Arial"/>
          <w:szCs w:val="22"/>
        </w:rPr>
        <w:t>I</w:t>
      </w:r>
      <w:r w:rsidRPr="007E4E68">
        <w:rPr>
          <w:rFonts w:cs="Arial"/>
          <w:szCs w:val="22"/>
        </w:rPr>
        <w:t xml:space="preserve"> hereby declare</w:t>
      </w:r>
    </w:p>
    <w:p w14:paraId="30E347C3" w14:textId="38A2F450" w:rsidR="00C747BC" w:rsidRPr="007E4E68" w:rsidRDefault="00C747BC" w:rsidP="00E32156">
      <w:pPr>
        <w:pStyle w:val="Listenabsatz"/>
        <w:numPr>
          <w:ilvl w:val="0"/>
          <w:numId w:val="24"/>
        </w:numPr>
        <w:spacing w:before="120" w:after="120" w:line="360" w:lineRule="auto"/>
        <w:jc w:val="both"/>
        <w:rPr>
          <w:rFonts w:cs="Arial"/>
          <w:szCs w:val="22"/>
        </w:rPr>
      </w:pPr>
      <w:r w:rsidRPr="007E4E68">
        <w:rPr>
          <w:rFonts w:cs="Arial"/>
          <w:szCs w:val="22"/>
        </w:rPr>
        <w:t xml:space="preserve">that </w:t>
      </w:r>
      <w:r>
        <w:rPr>
          <w:rFonts w:cs="Arial"/>
          <w:szCs w:val="22"/>
        </w:rPr>
        <w:t>I</w:t>
      </w:r>
      <w:r w:rsidRPr="007E4E68">
        <w:rPr>
          <w:rFonts w:cs="Arial"/>
          <w:szCs w:val="22"/>
        </w:rPr>
        <w:t xml:space="preserve"> have written this work on </w:t>
      </w:r>
      <w:r>
        <w:rPr>
          <w:rFonts w:cs="Arial"/>
          <w:szCs w:val="22"/>
        </w:rPr>
        <w:t>my</w:t>
      </w:r>
      <w:r w:rsidRPr="007E4E68">
        <w:rPr>
          <w:rFonts w:cs="Arial"/>
          <w:szCs w:val="22"/>
        </w:rPr>
        <w:t xml:space="preserve"> own without other people’s help (copy-editing,</w:t>
      </w:r>
    </w:p>
    <w:p w14:paraId="1A44C003" w14:textId="77777777" w:rsidR="00C747BC" w:rsidRPr="007E4E68" w:rsidRDefault="00C747BC" w:rsidP="00E32156">
      <w:pPr>
        <w:pStyle w:val="Listenabsatz"/>
        <w:spacing w:after="120" w:line="360" w:lineRule="auto"/>
        <w:jc w:val="both"/>
        <w:rPr>
          <w:rFonts w:cs="Arial"/>
          <w:szCs w:val="22"/>
        </w:rPr>
      </w:pPr>
      <w:r w:rsidRPr="007E4E68">
        <w:rPr>
          <w:rFonts w:cs="Arial"/>
          <w:szCs w:val="22"/>
        </w:rPr>
        <w:t>translation, etc.) and without the use of any aids other than those indicated;</w:t>
      </w:r>
    </w:p>
    <w:p w14:paraId="5A86E118" w14:textId="736274DB" w:rsidR="00C747BC" w:rsidRPr="007E4E68" w:rsidRDefault="00C747BC" w:rsidP="00E32156">
      <w:pPr>
        <w:pStyle w:val="Listenabsatz"/>
        <w:numPr>
          <w:ilvl w:val="0"/>
          <w:numId w:val="23"/>
        </w:numPr>
        <w:spacing w:before="120" w:after="120" w:line="360" w:lineRule="auto"/>
        <w:jc w:val="both"/>
        <w:rPr>
          <w:rFonts w:cs="Arial"/>
          <w:szCs w:val="22"/>
        </w:rPr>
      </w:pPr>
      <w:r w:rsidRPr="007E4E68">
        <w:rPr>
          <w:rFonts w:cs="Arial"/>
          <w:szCs w:val="22"/>
        </w:rPr>
        <w:t xml:space="preserve">that </w:t>
      </w:r>
      <w:r>
        <w:rPr>
          <w:rFonts w:cs="Arial"/>
          <w:szCs w:val="22"/>
        </w:rPr>
        <w:t>I</w:t>
      </w:r>
      <w:r w:rsidRPr="007E4E68">
        <w:rPr>
          <w:rFonts w:cs="Arial"/>
          <w:szCs w:val="22"/>
        </w:rPr>
        <w:t xml:space="preserve"> have mentioned all the sources used and quoted them correctly in accord-ance with academic quotation rules;</w:t>
      </w:r>
    </w:p>
    <w:p w14:paraId="037643CB" w14:textId="77777777" w:rsidR="00C747BC" w:rsidRPr="007E4E68" w:rsidRDefault="00C747BC" w:rsidP="00E32156">
      <w:pPr>
        <w:pStyle w:val="Listenabsatz"/>
        <w:numPr>
          <w:ilvl w:val="0"/>
          <w:numId w:val="23"/>
        </w:numPr>
        <w:spacing w:before="120" w:after="120" w:line="360" w:lineRule="auto"/>
        <w:jc w:val="both"/>
        <w:rPr>
          <w:rFonts w:cs="Arial"/>
          <w:szCs w:val="22"/>
        </w:rPr>
      </w:pPr>
      <w:r w:rsidRPr="007E4E68">
        <w:rPr>
          <w:rFonts w:cs="Arial"/>
          <w:szCs w:val="22"/>
        </w:rPr>
        <w:t>that the topic or parts of it are not already the object of any work or examination of another course unless this has been explicitly agreed on with the faculty membe</w:t>
      </w:r>
      <w:r>
        <w:rPr>
          <w:rFonts w:cs="Arial"/>
          <w:szCs w:val="22"/>
        </w:rPr>
        <w:t>r</w:t>
      </w:r>
      <w:r w:rsidRPr="007E4E68">
        <w:rPr>
          <w:rFonts w:cs="Arial"/>
          <w:szCs w:val="22"/>
        </w:rPr>
        <w:t xml:space="preserve"> in advance;</w:t>
      </w:r>
    </w:p>
    <w:p w14:paraId="6B136FB3" w14:textId="1C84523A" w:rsidR="00C747BC" w:rsidRDefault="00C747BC" w:rsidP="00E32156">
      <w:pPr>
        <w:pStyle w:val="Listenabsatz"/>
        <w:numPr>
          <w:ilvl w:val="0"/>
          <w:numId w:val="23"/>
        </w:numPr>
        <w:spacing w:before="120" w:after="120" w:line="360" w:lineRule="auto"/>
        <w:jc w:val="both"/>
        <w:rPr>
          <w:rFonts w:cs="Arial"/>
          <w:szCs w:val="22"/>
        </w:rPr>
      </w:pPr>
      <w:r w:rsidRPr="007E4E68">
        <w:rPr>
          <w:rFonts w:cs="Arial"/>
          <w:szCs w:val="22"/>
        </w:rPr>
        <w:t xml:space="preserve">that </w:t>
      </w:r>
      <w:r>
        <w:rPr>
          <w:rFonts w:cs="Arial"/>
          <w:szCs w:val="22"/>
        </w:rPr>
        <w:t>my</w:t>
      </w:r>
      <w:r w:rsidRPr="007E4E68">
        <w:rPr>
          <w:rFonts w:cs="Arial"/>
          <w:szCs w:val="22"/>
        </w:rPr>
        <w:t xml:space="preserve"> work may be scanned in and electronically checked for plagiarism.</w:t>
      </w:r>
    </w:p>
    <w:p w14:paraId="77D36FCC" w14:textId="1B534C38" w:rsidR="00C747BC" w:rsidRDefault="00C747BC" w:rsidP="00E32156">
      <w:pPr>
        <w:spacing w:before="120" w:after="120" w:line="360" w:lineRule="auto"/>
        <w:jc w:val="both"/>
        <w:rPr>
          <w:rFonts w:cs="Arial"/>
          <w:szCs w:val="22"/>
        </w:rPr>
      </w:pPr>
      <w:r>
        <w:rPr>
          <w:rFonts w:cs="Arial"/>
          <w:noProof/>
          <w:lang w:val="de-CH" w:eastAsia="zh-CN"/>
        </w:rPr>
        <w:drawing>
          <wp:anchor distT="0" distB="0" distL="114300" distR="114300" simplePos="0" relativeHeight="251662336" behindDoc="0" locked="0" layoutInCell="1" allowOverlap="1" wp14:anchorId="057BD71F" wp14:editId="26A756F5">
            <wp:simplePos x="0" y="0"/>
            <wp:positionH relativeFrom="margin">
              <wp:posOffset>3973794</wp:posOffset>
            </wp:positionH>
            <wp:positionV relativeFrom="paragraph">
              <wp:posOffset>16510</wp:posOffset>
            </wp:positionV>
            <wp:extent cx="1075690" cy="571500"/>
            <wp:effectExtent l="0" t="0" r="0" b="0"/>
            <wp:wrapSquare wrapText="bothSides"/>
            <wp:docPr id="11" name="Bild 11" descr="Macintosh HD:Users:sarauhlig:Desktop:Bildschirmfoto 2015-05-09 um 20.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rauhlig:Desktop:Bildschirmfoto 2015-05-09 um 20.37.55.png"/>
                    <pic:cNvPicPr>
                      <a:picLocks noChangeAspect="1" noChangeArrowheads="1"/>
                    </pic:cNvPicPr>
                  </pic:nvPicPr>
                  <pic:blipFill rotWithShape="1">
                    <a:blip r:embed="rId47">
                      <a:biLevel thresh="50000"/>
                      <a:extLst>
                        <a:ext uri="{BEBA8EAE-BF5A-486C-A8C5-ECC9F3942E4B}">
                          <a14:imgProps xmlns:a14="http://schemas.microsoft.com/office/drawing/2010/main">
                            <a14:imgLayer r:embed="rId48">
                              <a14:imgEffect>
                                <a14:saturation sat="400000"/>
                              </a14:imgEffect>
                            </a14:imgLayer>
                          </a14:imgProps>
                        </a:ext>
                        <a:ext uri="{28A0092B-C50C-407E-A947-70E740481C1C}">
                          <a14:useLocalDpi xmlns:a14="http://schemas.microsoft.com/office/drawing/2010/main" val="0"/>
                        </a:ext>
                      </a:extLst>
                    </a:blip>
                    <a:srcRect t="4742"/>
                    <a:stretch/>
                  </pic:blipFill>
                  <pic:spPr bwMode="auto">
                    <a:xfrm>
                      <a:off x="0" y="0"/>
                      <a:ext cx="1075690" cy="5715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18B40" w14:textId="77777777" w:rsidR="00C747BC" w:rsidRDefault="00C747BC" w:rsidP="00E32156">
      <w:pPr>
        <w:spacing w:before="120" w:after="120" w:line="360" w:lineRule="auto"/>
        <w:jc w:val="both"/>
        <w:rPr>
          <w:rFonts w:cs="Arial"/>
          <w:szCs w:val="22"/>
        </w:rPr>
      </w:pPr>
    </w:p>
    <w:p w14:paraId="0693F2C7" w14:textId="1A91CBAD" w:rsidR="00961EC1" w:rsidRPr="0092177B" w:rsidRDefault="00C747BC" w:rsidP="00496A38">
      <w:pPr>
        <w:spacing w:before="120" w:after="120" w:line="360" w:lineRule="auto"/>
        <w:ind w:left="5664" w:firstLine="708"/>
        <w:jc w:val="both"/>
        <w:rPr>
          <w:lang w:val="de-CH"/>
        </w:rPr>
      </w:pPr>
      <w:r w:rsidRPr="00CD21BB">
        <w:rPr>
          <w:rFonts w:cs="Arial"/>
          <w:szCs w:val="22"/>
          <w:lang w:val="de-CH"/>
        </w:rPr>
        <w:t>Jan Grau</w:t>
      </w:r>
    </w:p>
    <w:sectPr w:rsidR="00961EC1" w:rsidRPr="0092177B" w:rsidSect="004B1E03">
      <w:headerReference w:type="default" r:id="rId49"/>
      <w:footerReference w:type="even" r:id="rId50"/>
      <w:footerReference w:type="default" r:id="rId51"/>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 w:author="小猪猪" w:date="2015-10-31T17:01:00Z" w:initials="小猪猪">
    <w:p w14:paraId="34DB34D5" w14:textId="10D4C9E7" w:rsidR="00BC5FC8" w:rsidRDefault="00BC5FC8">
      <w:pPr>
        <w:pStyle w:val="Kommentartext"/>
      </w:pPr>
      <w:r>
        <w:rPr>
          <w:rStyle w:val="Kommentarzeichen"/>
        </w:rPr>
        <w:annotationRef/>
      </w:r>
      <w:r>
        <w:t>Perhaps mention within the sentence who A.O. Ali, what his relation with Global Atlas is, etc.</w:t>
      </w:r>
    </w:p>
  </w:comment>
  <w:comment w:id="59" w:author="小猪猪" w:date="2015-10-31T17:12:00Z" w:initials="小猪猪">
    <w:p w14:paraId="73779236" w14:textId="3E64C056" w:rsidR="00BC5FC8" w:rsidRDefault="00BC5FC8">
      <w:pPr>
        <w:pStyle w:val="Kommentartext"/>
      </w:pPr>
      <w:r>
        <w:rPr>
          <w:rStyle w:val="Kommentarzeichen"/>
        </w:rPr>
        <w:annotationRef/>
      </w:r>
      <w:r>
        <w:t>Is there a reason why Global Atlas must do more?</w:t>
      </w:r>
    </w:p>
  </w:comment>
  <w:comment w:id="73" w:author="小猪猪" w:date="2015-10-31T17:20:00Z" w:initials="小猪猪">
    <w:p w14:paraId="579D4768" w14:textId="344572C8" w:rsidR="00BC5FC8" w:rsidRDefault="00BC5FC8">
      <w:pPr>
        <w:pStyle w:val="Kommentartext"/>
      </w:pPr>
      <w:r>
        <w:rPr>
          <w:rStyle w:val="Kommentarzeichen"/>
        </w:rPr>
        <w:annotationRef/>
      </w:r>
      <w:r>
        <w:t xml:space="preserve">Parenthetical citation at the end </w:t>
      </w:r>
      <w:r>
        <w:sym w:font="Wingdings" w:char="F04A"/>
      </w:r>
      <w:r>
        <w:t xml:space="preserve"> </w:t>
      </w:r>
      <w:r>
        <w:rPr>
          <w:rStyle w:val="HTMLZitat"/>
        </w:rPr>
        <w:t>www.youtube.com/watch?v=eVTXPUF4Oz4</w:t>
      </w:r>
    </w:p>
  </w:comment>
  <w:comment w:id="110" w:author="小猪猪" w:date="2015-10-31T18:45:00Z" w:initials="小猪猪">
    <w:p w14:paraId="75DC45EA" w14:textId="42FAD111" w:rsidR="00BC5FC8" w:rsidRDefault="00BC5FC8">
      <w:pPr>
        <w:pStyle w:val="Kommentartext"/>
      </w:pPr>
      <w:r>
        <w:rPr>
          <w:rStyle w:val="Kommentarzeichen"/>
        </w:rPr>
        <w:annotationRef/>
      </w:r>
      <w:r>
        <w:t xml:space="preserve">I realized that the Oxford Comma is not as popular in Europe…what a shame </w:t>
      </w:r>
      <w:r w:rsidRPr="00576952">
        <w:t>http://www.blogher.com/files/Oxford-comma-poster.jpg</w:t>
      </w:r>
    </w:p>
  </w:comment>
  <w:comment w:id="113" w:author="小猪猪" w:date="2015-10-31T18:39:00Z" w:initials="小猪猪">
    <w:p w14:paraId="2A5BAB8F" w14:textId="19D1485F" w:rsidR="00BC5FC8" w:rsidRDefault="00BC5FC8">
      <w:pPr>
        <w:pStyle w:val="Kommentartext"/>
      </w:pPr>
      <w:r>
        <w:rPr>
          <w:rStyle w:val="Kommentarzeichen"/>
        </w:rPr>
        <w:annotationRef/>
      </w:r>
    </w:p>
  </w:comment>
  <w:comment w:id="117" w:author="小猪猪" w:date="2015-10-31T18:40:00Z" w:initials="小猪猪">
    <w:p w14:paraId="302E9C4F" w14:textId="34908D82" w:rsidR="00BC5FC8" w:rsidRDefault="00BC5FC8">
      <w:pPr>
        <w:pStyle w:val="Kommentartext"/>
      </w:pPr>
      <w:r>
        <w:rPr>
          <w:rStyle w:val="Kommentarzeichen"/>
        </w:rPr>
        <w:annotationRef/>
      </w:r>
    </w:p>
  </w:comment>
  <w:comment w:id="143" w:author="小猪猪" w:date="2015-10-31T18:54:00Z" w:initials="小猪猪">
    <w:p w14:paraId="4EC71468" w14:textId="4F0DFB13" w:rsidR="00BC5FC8" w:rsidRDefault="00BC5FC8">
      <w:pPr>
        <w:pStyle w:val="Kommentartext"/>
      </w:pPr>
      <w:r>
        <w:rPr>
          <w:rStyle w:val="Kommentarzeichen"/>
        </w:rPr>
        <w:annotationRef/>
      </w:r>
      <w:r>
        <w:t>Keep it balanced: ‘the policy maker and the invsestor’ OR ‘the policy makers and the investors’ are valid</w:t>
      </w:r>
    </w:p>
  </w:comment>
  <w:comment w:id="162" w:author="小猪猪" w:date="2015-10-31T19:03:00Z" w:initials="小猪猪">
    <w:p w14:paraId="1FC3837A" w14:textId="77777777" w:rsidR="00BC5FC8" w:rsidRDefault="00BC5FC8" w:rsidP="00A16AC5">
      <w:pPr>
        <w:pStyle w:val="Kommentartext"/>
      </w:pPr>
      <w:r>
        <w:rPr>
          <w:rStyle w:val="Kommentarzeichen"/>
        </w:rPr>
        <w:annotationRef/>
      </w:r>
    </w:p>
  </w:comment>
  <w:comment w:id="163" w:author="小猪猪" w:date="2015-10-31T19:04:00Z" w:initials="小猪猪">
    <w:p w14:paraId="65E36741" w14:textId="5FFD0B11" w:rsidR="00BC5FC8" w:rsidRDefault="00BC5FC8">
      <w:pPr>
        <w:pStyle w:val="Kommentartext"/>
      </w:pPr>
      <w:r>
        <w:rPr>
          <w:rStyle w:val="Kommentarzeichen"/>
        </w:rPr>
        <w:annotationRef/>
      </w:r>
    </w:p>
  </w:comment>
  <w:comment w:id="346" w:author="小猪猪" w:date="2015-10-31T19:34:00Z" w:initials="小猪猪">
    <w:p w14:paraId="141A8A78" w14:textId="593ECBF9" w:rsidR="00BC5FC8" w:rsidRDefault="00BC5FC8">
      <w:pPr>
        <w:pStyle w:val="Kommentartext"/>
      </w:pPr>
      <w:r>
        <w:rPr>
          <w:rStyle w:val="Kommentarzeichen"/>
        </w:rPr>
        <w:annotationRef/>
      </w:r>
    </w:p>
  </w:comment>
  <w:comment w:id="490" w:author="小猪猪" w:date="2015-10-31T21:43:00Z" w:initials="小猪猪">
    <w:p w14:paraId="24D49884" w14:textId="45EC8D58" w:rsidR="00BC5FC8" w:rsidRDefault="00BC5FC8">
      <w:pPr>
        <w:pStyle w:val="Kommentartext"/>
      </w:pPr>
      <w:r>
        <w:rPr>
          <w:rStyle w:val="Kommentarzeichen"/>
        </w:rPr>
        <w:annotationRef/>
      </w:r>
      <w:r>
        <w:t xml:space="preserve">No double negatives in English, unlike in Spanish….speaking of  which, </w:t>
      </w:r>
      <w:r w:rsidRPr="007D5E4B">
        <w:t>https://www.google.com/url?sa=t&amp;rct=j&amp;q=&amp;esrc=s&amp;source=web&amp;cd=3&amp;cad=rja&amp;uact=8&amp;ved=0CCsQtwIwAmoVChMI4a2YkrXuyAIVhOQmCh3lvwkX&amp;url=http%3A%2F%2Fwww.youtube.com%2Fwatch%3Fv%3DL0QtC11fI3o&amp;usg=AFQjCNHxde16s-UoPESTMC0VXWhBYTElCA&amp;sig2=PaDUMqQD49yaWg4hHUNEIw</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DB34D5" w15:done="0"/>
  <w15:commentEx w15:paraId="73779236" w15:done="0"/>
  <w15:commentEx w15:paraId="579D4768" w15:done="0"/>
  <w15:commentEx w15:paraId="75DC45EA" w15:done="0"/>
  <w15:commentEx w15:paraId="2A5BAB8F" w15:done="0"/>
  <w15:commentEx w15:paraId="302E9C4F" w15:done="0"/>
  <w15:commentEx w15:paraId="4EC71468" w15:done="0"/>
  <w15:commentEx w15:paraId="1FC3837A" w15:done="0"/>
  <w15:commentEx w15:paraId="65E36741" w15:done="0"/>
  <w15:commentEx w15:paraId="141A8A78" w15:done="0"/>
  <w15:commentEx w15:paraId="24D4988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D31EB5" w14:textId="77777777" w:rsidR="00BC5FC8" w:rsidRDefault="00BC5FC8" w:rsidP="004B1E03">
      <w:r>
        <w:separator/>
      </w:r>
    </w:p>
  </w:endnote>
  <w:endnote w:type="continuationSeparator" w:id="0">
    <w:p w14:paraId="5A03B8DC" w14:textId="77777777" w:rsidR="00BC5FC8" w:rsidRDefault="00BC5FC8" w:rsidP="004B1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0FCC4" w14:textId="77777777" w:rsidR="00BC5FC8" w:rsidRDefault="00BC5FC8" w:rsidP="004B1E0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B3CB60D" w14:textId="77777777" w:rsidR="00BC5FC8" w:rsidRDefault="00BC5FC8" w:rsidP="004B1E03">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5518F" w14:textId="77777777" w:rsidR="00BC5FC8" w:rsidRDefault="00BC5FC8" w:rsidP="004B1E0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C54D4">
      <w:rPr>
        <w:rStyle w:val="Seitenzahl"/>
        <w:noProof/>
      </w:rPr>
      <w:t>31</w:t>
    </w:r>
    <w:r>
      <w:rPr>
        <w:rStyle w:val="Seitenzahl"/>
      </w:rPr>
      <w:fldChar w:fldCharType="end"/>
    </w:r>
  </w:p>
  <w:p w14:paraId="061F8B72" w14:textId="628155D9" w:rsidR="00BC5FC8" w:rsidRPr="00496A38" w:rsidRDefault="00BC5FC8" w:rsidP="004B1E03">
    <w:pPr>
      <w:pStyle w:val="Fuzeile"/>
      <w:ind w:right="360"/>
      <w:rPr>
        <w:color w:val="808080" w:themeColor="background1" w:themeShade="80"/>
        <w:sz w:val="20"/>
      </w:rPr>
    </w:pPr>
    <w:r w:rsidRPr="00496A38">
      <w:rPr>
        <w:color w:val="808080" w:themeColor="background1" w:themeShade="80"/>
        <w:sz w:val="20"/>
      </w:rPr>
      <w:t>Global Atlas for Renewable Energy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88B1B3" w14:textId="77777777" w:rsidR="00BC5FC8" w:rsidRDefault="00BC5FC8" w:rsidP="004B1E03">
      <w:r>
        <w:separator/>
      </w:r>
    </w:p>
  </w:footnote>
  <w:footnote w:type="continuationSeparator" w:id="0">
    <w:p w14:paraId="609028CE" w14:textId="77777777" w:rsidR="00BC5FC8" w:rsidRDefault="00BC5FC8" w:rsidP="004B1E03">
      <w:r>
        <w:continuationSeparator/>
      </w:r>
    </w:p>
  </w:footnote>
  <w:footnote w:id="1">
    <w:p w14:paraId="03372C95" w14:textId="11E6AD39" w:rsidR="00BC5FC8" w:rsidRPr="004B6140" w:rsidRDefault="00BC5FC8" w:rsidP="00753AEE">
      <w:pPr>
        <w:pStyle w:val="Funotentext"/>
      </w:pPr>
      <w:r>
        <w:rPr>
          <w:rStyle w:val="Funotenzeichen"/>
        </w:rPr>
        <w:footnoteRef/>
      </w:r>
      <w:r>
        <w:t xml:space="preserve"> </w:t>
      </w:r>
      <w:r w:rsidRPr="002132EA">
        <w:t xml:space="preserve">In 2014, I was studying in Beijing, China </w:t>
      </w:r>
      <w:del w:id="21" w:author="Grau Jan, ENT-BIZ-PSR-ANA-DA" w:date="2015-11-06T20:02:00Z">
        <w:r w:rsidDel="00BC5FC8">
          <w:delText>thanks</w:delText>
        </w:r>
        <w:r w:rsidRPr="002132EA" w:rsidDel="00BC5FC8">
          <w:delText xml:space="preserve"> to</w:delText>
        </w:r>
      </w:del>
      <w:ins w:id="22" w:author="Grau Jan, ENT-BIZ-PSR-ANA-DA" w:date="2015-11-06T20:02:00Z">
        <w:r>
          <w:t>as a part of</w:t>
        </w:r>
      </w:ins>
      <w:r w:rsidRPr="002132EA">
        <w:t xml:space="preserve"> the exchange </w:t>
      </w:r>
      <w:r>
        <w:t>program</w:t>
      </w:r>
      <w:r w:rsidRPr="002132EA">
        <w:t xml:space="preserve"> of the University of St. Gallen</w:t>
      </w:r>
      <w:r>
        <w:t xml:space="preserve"> in </w:t>
      </w:r>
      <w:del w:id="23" w:author="Grau Jan, ENT-BIZ-PSR-ANA-DA" w:date="2015-11-06T20:03:00Z">
        <w:r w:rsidDel="00BC5FC8">
          <w:delText>order to graduate for</w:delText>
        </w:r>
      </w:del>
      <w:ins w:id="24" w:author="Grau Jan, ENT-BIZ-PSR-ANA-DA" w:date="2015-11-06T20:03:00Z">
        <w:r>
          <w:t>completion of</w:t>
        </w:r>
      </w:ins>
      <w:r>
        <w:t xml:space="preserve"> my bachelor’s degree.</w:t>
      </w:r>
    </w:p>
  </w:footnote>
  <w:footnote w:id="2">
    <w:p w14:paraId="4DEFB139" w14:textId="77777777" w:rsidR="00BC5FC8" w:rsidRPr="006F32A4" w:rsidRDefault="00BC5FC8" w:rsidP="00C0737B">
      <w:pPr>
        <w:pStyle w:val="Funotentext"/>
      </w:pPr>
      <w:r>
        <w:rPr>
          <w:rStyle w:val="Funotenzeichen"/>
        </w:rPr>
        <w:footnoteRef/>
      </w:r>
      <w:r>
        <w:t xml:space="preserve"> Data for the other countries can be found under: </w:t>
      </w:r>
      <w:r w:rsidRPr="006F32A4">
        <w:t>http://www.esmap.org/RE_Mapping</w:t>
      </w:r>
    </w:p>
  </w:footnote>
  <w:footnote w:id="3">
    <w:p w14:paraId="12E3B898" w14:textId="77777777" w:rsidR="00BC5FC8" w:rsidRPr="007A5910" w:rsidRDefault="00BC5FC8" w:rsidP="00B9524C">
      <w:pPr>
        <w:pStyle w:val="Funotentext"/>
      </w:pPr>
      <w:r>
        <w:rPr>
          <w:rStyle w:val="Funotenzeichen"/>
        </w:rPr>
        <w:footnoteRef/>
      </w:r>
      <w:r>
        <w:t xml:space="preserve"> The training can be found under </w:t>
      </w:r>
      <w:r w:rsidRPr="00DE47B9">
        <w:t>http://www.irena.org/menu/index.aspx?mnu=Subcat&amp;PriMenuID=30&amp;CatID=79&amp;SubcatID=546</w:t>
      </w:r>
    </w:p>
  </w:footnote>
  <w:footnote w:id="4">
    <w:p w14:paraId="72A4390A" w14:textId="20C320EE" w:rsidR="00BC5FC8" w:rsidRPr="004B6140" w:rsidRDefault="00BC5FC8">
      <w:pPr>
        <w:pStyle w:val="Funotentext"/>
      </w:pPr>
      <w:r>
        <w:rPr>
          <w:rStyle w:val="Funotenzeichen"/>
        </w:rPr>
        <w:footnoteRef/>
      </w:r>
      <w:r>
        <w:t xml:space="preserve"> </w:t>
      </w:r>
      <w:r w:rsidRPr="004B6140">
        <w:t>T</w:t>
      </w:r>
      <w:r w:rsidRPr="00445488">
        <w:t>he interview guideline can be found in the attachment.</w:t>
      </w:r>
    </w:p>
  </w:footnote>
  <w:footnote w:id="5">
    <w:p w14:paraId="0C9E09B1" w14:textId="5D81F668" w:rsidR="00BC5FC8" w:rsidRPr="004B6140" w:rsidRDefault="00BC5FC8">
      <w:pPr>
        <w:pStyle w:val="Funotentext"/>
      </w:pPr>
      <w:r>
        <w:rPr>
          <w:rStyle w:val="Funotenzeichen"/>
        </w:rPr>
        <w:footnoteRef/>
      </w:r>
      <w:r>
        <w:t xml:space="preserve"> The individual criteria w</w:t>
      </w:r>
      <w:r w:rsidRPr="00445488">
        <w:t>ere evaluated w</w:t>
      </w:r>
      <w:r>
        <w:t>ith A. O. Ali (e-mail, August 28</w:t>
      </w:r>
      <w:r w:rsidRPr="007B1220">
        <w:rPr>
          <w:vertAlign w:val="superscript"/>
        </w:rPr>
        <w:t>th</w:t>
      </w:r>
      <w:r w:rsidRPr="00445488">
        <w:t xml:space="preserve">, </w:t>
      </w:r>
      <w:r>
        <w:t>2015).</w:t>
      </w:r>
    </w:p>
  </w:footnote>
  <w:footnote w:id="6">
    <w:p w14:paraId="468B76E7" w14:textId="2291F2E3" w:rsidR="00BC5FC8" w:rsidRPr="004B6140" w:rsidRDefault="00BC5FC8">
      <w:pPr>
        <w:pStyle w:val="Funotentext"/>
      </w:pPr>
      <w:r>
        <w:rPr>
          <w:rStyle w:val="Funotenzeichen"/>
        </w:rPr>
        <w:footnoteRef/>
      </w:r>
      <w:r>
        <w:t xml:space="preserve"> The grades are comparable to grades in the army (Amir,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73AD6" w14:textId="11C97C62" w:rsidR="00BC5FC8" w:rsidRPr="00496A38" w:rsidRDefault="00BC5FC8" w:rsidP="00496A38">
    <w:pPr>
      <w:pStyle w:val="Kopfzeile"/>
      <w:jc w:val="right"/>
      <w:rPr>
        <w:color w:val="808080" w:themeColor="background1" w:themeShade="80"/>
        <w:sz w:val="20"/>
      </w:rPr>
    </w:pPr>
    <w:r w:rsidRPr="00496A38">
      <w:rPr>
        <w:color w:val="808080" w:themeColor="background1" w:themeShade="80"/>
        <w:sz w:val="20"/>
      </w:rPr>
      <w:t>Bachelor Thesis University of St. Gallen</w:t>
    </w:r>
    <w:r w:rsidRPr="00496A38">
      <w:rPr>
        <w:color w:val="808080" w:themeColor="background1" w:themeShade="80"/>
        <w:sz w:val="20"/>
      </w:rPr>
      <w:tab/>
    </w:r>
    <w:r w:rsidRPr="00496A38">
      <w:rPr>
        <w:color w:val="808080" w:themeColor="background1" w:themeShade="80"/>
        <w:sz w:val="20"/>
      </w:rPr>
      <w:tab/>
      <w:t>Jan Grau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B11BF"/>
    <w:multiLevelType w:val="hybridMultilevel"/>
    <w:tmpl w:val="F5046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B75E63"/>
    <w:multiLevelType w:val="hybridMultilevel"/>
    <w:tmpl w:val="7F068B1C"/>
    <w:lvl w:ilvl="0" w:tplc="08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FC14B4"/>
    <w:multiLevelType w:val="hybridMultilevel"/>
    <w:tmpl w:val="DC24E29A"/>
    <w:lvl w:ilvl="0" w:tplc="08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B818B1"/>
    <w:multiLevelType w:val="hybridMultilevel"/>
    <w:tmpl w:val="385C9C84"/>
    <w:lvl w:ilvl="0" w:tplc="A44697C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A0529A"/>
    <w:multiLevelType w:val="hybridMultilevel"/>
    <w:tmpl w:val="EC842444"/>
    <w:lvl w:ilvl="0" w:tplc="AA3AE3E0">
      <w:start w:val="1"/>
      <w:numFmt w:val="upperLetter"/>
      <w:lvlText w:val="%1."/>
      <w:lvlJc w:val="left"/>
      <w:pPr>
        <w:ind w:left="720" w:hanging="360"/>
      </w:pPr>
      <w:rPr>
        <w:rFonts w:hint="default"/>
        <w:color w:val="808080" w:themeColor="background1" w:themeShade="8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0257375"/>
    <w:multiLevelType w:val="hybridMultilevel"/>
    <w:tmpl w:val="4FCA5F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FD1CD0"/>
    <w:multiLevelType w:val="hybridMultilevel"/>
    <w:tmpl w:val="0E2889F0"/>
    <w:lvl w:ilvl="0" w:tplc="08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8C589A"/>
    <w:multiLevelType w:val="hybridMultilevel"/>
    <w:tmpl w:val="9182B9F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4F20CA6"/>
    <w:multiLevelType w:val="hybridMultilevel"/>
    <w:tmpl w:val="AFA6127C"/>
    <w:lvl w:ilvl="0" w:tplc="48741644">
      <w:numFmt w:val="bullet"/>
      <w:lvlText w:val="-"/>
      <w:lvlJc w:val="left"/>
      <w:pPr>
        <w:ind w:left="720" w:hanging="360"/>
      </w:pPr>
      <w:rPr>
        <w:rFonts w:ascii="Calibri" w:eastAsia="SimSun"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9" w15:restartNumberingAfterBreak="0">
    <w:nsid w:val="28BB4D04"/>
    <w:multiLevelType w:val="hybridMultilevel"/>
    <w:tmpl w:val="D17ACE98"/>
    <w:lvl w:ilvl="0" w:tplc="2A4E581E">
      <w:start w:val="1"/>
      <w:numFmt w:val="upp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9E5675F"/>
    <w:multiLevelType w:val="hybridMultilevel"/>
    <w:tmpl w:val="06A4FB8C"/>
    <w:lvl w:ilvl="0" w:tplc="802C88D6">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1" w15:restartNumberingAfterBreak="0">
    <w:nsid w:val="31194D71"/>
    <w:multiLevelType w:val="hybridMultilevel"/>
    <w:tmpl w:val="4724C1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9BC184F"/>
    <w:multiLevelType w:val="hybridMultilevel"/>
    <w:tmpl w:val="9CEA2F7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5E479F4"/>
    <w:multiLevelType w:val="hybridMultilevel"/>
    <w:tmpl w:val="B92C86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A7F1DA6"/>
    <w:multiLevelType w:val="hybridMultilevel"/>
    <w:tmpl w:val="4FBEA1F8"/>
    <w:lvl w:ilvl="0" w:tplc="D8EC5AEA">
      <w:numFmt w:val="bullet"/>
      <w:lvlText w:val="-"/>
      <w:lvlJc w:val="left"/>
      <w:pPr>
        <w:ind w:left="720" w:hanging="360"/>
      </w:pPr>
      <w:rPr>
        <w:rFonts w:ascii="Arial" w:eastAsiaTheme="minorEastAsia" w:hAnsi="Arial"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B9A1906"/>
    <w:multiLevelType w:val="hybridMultilevel"/>
    <w:tmpl w:val="CAE09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0965CFD"/>
    <w:multiLevelType w:val="hybridMultilevel"/>
    <w:tmpl w:val="817CFF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7DB33D1"/>
    <w:multiLevelType w:val="hybridMultilevel"/>
    <w:tmpl w:val="426A5E78"/>
    <w:lvl w:ilvl="0" w:tplc="08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9EB326C"/>
    <w:multiLevelType w:val="hybridMultilevel"/>
    <w:tmpl w:val="761A3E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B697A37"/>
    <w:multiLevelType w:val="hybridMultilevel"/>
    <w:tmpl w:val="AB1E3B06"/>
    <w:lvl w:ilvl="0" w:tplc="AA2AB0A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B903CC1"/>
    <w:multiLevelType w:val="hybridMultilevel"/>
    <w:tmpl w:val="CD0E2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03336AD"/>
    <w:multiLevelType w:val="multilevel"/>
    <w:tmpl w:val="A768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C11363"/>
    <w:multiLevelType w:val="hybridMultilevel"/>
    <w:tmpl w:val="E5F0CA9E"/>
    <w:lvl w:ilvl="0" w:tplc="A9DCD2AC">
      <w:start w:val="1"/>
      <w:numFmt w:val="bullet"/>
      <w:lvlText w:val="•"/>
      <w:lvlJc w:val="left"/>
      <w:pPr>
        <w:tabs>
          <w:tab w:val="num" w:pos="720"/>
        </w:tabs>
        <w:ind w:left="720" w:hanging="360"/>
      </w:pPr>
      <w:rPr>
        <w:rFonts w:ascii="Times New Roman" w:hAnsi="Times New Roman" w:hint="default"/>
      </w:rPr>
    </w:lvl>
    <w:lvl w:ilvl="1" w:tplc="96C44CDC">
      <w:start w:val="51"/>
      <w:numFmt w:val="bullet"/>
      <w:lvlText w:val="•"/>
      <w:lvlJc w:val="left"/>
      <w:pPr>
        <w:tabs>
          <w:tab w:val="num" w:pos="1440"/>
        </w:tabs>
        <w:ind w:left="1440" w:hanging="360"/>
      </w:pPr>
      <w:rPr>
        <w:rFonts w:ascii="Times New Roman" w:hAnsi="Times New Roman" w:hint="default"/>
      </w:rPr>
    </w:lvl>
    <w:lvl w:ilvl="2" w:tplc="246809DC" w:tentative="1">
      <w:start w:val="1"/>
      <w:numFmt w:val="bullet"/>
      <w:lvlText w:val="•"/>
      <w:lvlJc w:val="left"/>
      <w:pPr>
        <w:tabs>
          <w:tab w:val="num" w:pos="2160"/>
        </w:tabs>
        <w:ind w:left="2160" w:hanging="360"/>
      </w:pPr>
      <w:rPr>
        <w:rFonts w:ascii="Times New Roman" w:hAnsi="Times New Roman" w:hint="default"/>
      </w:rPr>
    </w:lvl>
    <w:lvl w:ilvl="3" w:tplc="7CE6F2A2" w:tentative="1">
      <w:start w:val="1"/>
      <w:numFmt w:val="bullet"/>
      <w:lvlText w:val="•"/>
      <w:lvlJc w:val="left"/>
      <w:pPr>
        <w:tabs>
          <w:tab w:val="num" w:pos="2880"/>
        </w:tabs>
        <w:ind w:left="2880" w:hanging="360"/>
      </w:pPr>
      <w:rPr>
        <w:rFonts w:ascii="Times New Roman" w:hAnsi="Times New Roman" w:hint="default"/>
      </w:rPr>
    </w:lvl>
    <w:lvl w:ilvl="4" w:tplc="FA7875A8" w:tentative="1">
      <w:start w:val="1"/>
      <w:numFmt w:val="bullet"/>
      <w:lvlText w:val="•"/>
      <w:lvlJc w:val="left"/>
      <w:pPr>
        <w:tabs>
          <w:tab w:val="num" w:pos="3600"/>
        </w:tabs>
        <w:ind w:left="3600" w:hanging="360"/>
      </w:pPr>
      <w:rPr>
        <w:rFonts w:ascii="Times New Roman" w:hAnsi="Times New Roman" w:hint="default"/>
      </w:rPr>
    </w:lvl>
    <w:lvl w:ilvl="5" w:tplc="21F640B0" w:tentative="1">
      <w:start w:val="1"/>
      <w:numFmt w:val="bullet"/>
      <w:lvlText w:val="•"/>
      <w:lvlJc w:val="left"/>
      <w:pPr>
        <w:tabs>
          <w:tab w:val="num" w:pos="4320"/>
        </w:tabs>
        <w:ind w:left="4320" w:hanging="360"/>
      </w:pPr>
      <w:rPr>
        <w:rFonts w:ascii="Times New Roman" w:hAnsi="Times New Roman" w:hint="default"/>
      </w:rPr>
    </w:lvl>
    <w:lvl w:ilvl="6" w:tplc="22D821BC" w:tentative="1">
      <w:start w:val="1"/>
      <w:numFmt w:val="bullet"/>
      <w:lvlText w:val="•"/>
      <w:lvlJc w:val="left"/>
      <w:pPr>
        <w:tabs>
          <w:tab w:val="num" w:pos="5040"/>
        </w:tabs>
        <w:ind w:left="5040" w:hanging="360"/>
      </w:pPr>
      <w:rPr>
        <w:rFonts w:ascii="Times New Roman" w:hAnsi="Times New Roman" w:hint="default"/>
      </w:rPr>
    </w:lvl>
    <w:lvl w:ilvl="7" w:tplc="A86CAAD8" w:tentative="1">
      <w:start w:val="1"/>
      <w:numFmt w:val="bullet"/>
      <w:lvlText w:val="•"/>
      <w:lvlJc w:val="left"/>
      <w:pPr>
        <w:tabs>
          <w:tab w:val="num" w:pos="5760"/>
        </w:tabs>
        <w:ind w:left="5760" w:hanging="360"/>
      </w:pPr>
      <w:rPr>
        <w:rFonts w:ascii="Times New Roman" w:hAnsi="Times New Roman" w:hint="default"/>
      </w:rPr>
    </w:lvl>
    <w:lvl w:ilvl="8" w:tplc="97D8E34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7C7021CE"/>
    <w:multiLevelType w:val="hybridMultilevel"/>
    <w:tmpl w:val="0AF6F8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15"/>
  </w:num>
  <w:num w:numId="4">
    <w:abstractNumId w:val="23"/>
  </w:num>
  <w:num w:numId="5">
    <w:abstractNumId w:val="11"/>
  </w:num>
  <w:num w:numId="6">
    <w:abstractNumId w:val="0"/>
  </w:num>
  <w:num w:numId="7">
    <w:abstractNumId w:val="21"/>
  </w:num>
  <w:num w:numId="8">
    <w:abstractNumId w:val="13"/>
  </w:num>
  <w:num w:numId="9">
    <w:abstractNumId w:val="16"/>
  </w:num>
  <w:num w:numId="10">
    <w:abstractNumId w:val="7"/>
  </w:num>
  <w:num w:numId="11">
    <w:abstractNumId w:val="18"/>
  </w:num>
  <w:num w:numId="12">
    <w:abstractNumId w:val="8"/>
  </w:num>
  <w:num w:numId="13">
    <w:abstractNumId w:val="10"/>
  </w:num>
  <w:num w:numId="14">
    <w:abstractNumId w:val="9"/>
  </w:num>
  <w:num w:numId="15">
    <w:abstractNumId w:val="22"/>
  </w:num>
  <w:num w:numId="16">
    <w:abstractNumId w:val="12"/>
  </w:num>
  <w:num w:numId="17">
    <w:abstractNumId w:val="1"/>
  </w:num>
  <w:num w:numId="18">
    <w:abstractNumId w:val="17"/>
  </w:num>
  <w:num w:numId="19">
    <w:abstractNumId w:val="2"/>
  </w:num>
  <w:num w:numId="20">
    <w:abstractNumId w:val="6"/>
  </w:num>
  <w:num w:numId="21">
    <w:abstractNumId w:val="4"/>
  </w:num>
  <w:num w:numId="22">
    <w:abstractNumId w:val="3"/>
  </w:num>
  <w:num w:numId="23">
    <w:abstractNumId w:val="14"/>
  </w:num>
  <w:num w:numId="24">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u Jan, ENT-BIZ-PSR-ANA-DA">
    <w15:presenceInfo w15:providerId="AD" w15:userId="S-1-5-21-796845957-1547161642-839522115-778875"/>
  </w15:person>
  <w15:person w15:author="Grau Jan, ENT-BIZ-PSR-ANA">
    <w15:presenceInfo w15:providerId="AD" w15:userId="S-1-5-21-796845957-1547161642-839522115-778875"/>
  </w15:person>
  <w15:person w15:author="小猪猪">
    <w15:presenceInfo w15:providerId="None" w15:userId="小猪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activeWritingStyle w:appName="MSWord" w:lang="it-IT" w:vendorID="64" w:dllVersion="131078" w:nlCheck="1" w:checkStyle="0"/>
  <w:activeWritingStyle w:appName="MSWord" w:lang="en-US" w:vendorID="64" w:dllVersion="131078" w:nlCheck="1" w:checkStyle="1"/>
  <w:activeWritingStyle w:appName="MSWord" w:lang="fr-CH" w:vendorID="64" w:dllVersion="131078" w:nlCheck="1" w:checkStyle="1"/>
  <w:activeWritingStyle w:appName="MSWord" w:lang="de-CH" w:vendorID="64" w:dllVersion="131078" w:nlCheck="1" w:checkStyle="1"/>
  <w:activeWritingStyle w:appName="MSWord" w:lang="de-DE" w:vendorID="64" w:dllVersion="131078" w:nlCheck="1" w:checkStyle="1"/>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23"/>
    <w:rsid w:val="00011FBC"/>
    <w:rsid w:val="00012A37"/>
    <w:rsid w:val="00015FF3"/>
    <w:rsid w:val="0001676D"/>
    <w:rsid w:val="0002070B"/>
    <w:rsid w:val="00020C8B"/>
    <w:rsid w:val="0002586E"/>
    <w:rsid w:val="00033DD9"/>
    <w:rsid w:val="00043AD8"/>
    <w:rsid w:val="00054553"/>
    <w:rsid w:val="00057CF0"/>
    <w:rsid w:val="00060036"/>
    <w:rsid w:val="00060EC4"/>
    <w:rsid w:val="000613CC"/>
    <w:rsid w:val="00061E32"/>
    <w:rsid w:val="000720D7"/>
    <w:rsid w:val="000734B7"/>
    <w:rsid w:val="000800FC"/>
    <w:rsid w:val="00083D14"/>
    <w:rsid w:val="000841FB"/>
    <w:rsid w:val="00085F5B"/>
    <w:rsid w:val="000871D9"/>
    <w:rsid w:val="00094197"/>
    <w:rsid w:val="000A573A"/>
    <w:rsid w:val="000B2055"/>
    <w:rsid w:val="000B290A"/>
    <w:rsid w:val="000B5F15"/>
    <w:rsid w:val="000C0BCE"/>
    <w:rsid w:val="000C14D5"/>
    <w:rsid w:val="000C19A3"/>
    <w:rsid w:val="000C349D"/>
    <w:rsid w:val="000C5C8F"/>
    <w:rsid w:val="000D32F4"/>
    <w:rsid w:val="000E4B15"/>
    <w:rsid w:val="000E5366"/>
    <w:rsid w:val="000E7889"/>
    <w:rsid w:val="000F0E6E"/>
    <w:rsid w:val="000F5BCA"/>
    <w:rsid w:val="00101D81"/>
    <w:rsid w:val="0011563A"/>
    <w:rsid w:val="001167A0"/>
    <w:rsid w:val="0013295A"/>
    <w:rsid w:val="001371AD"/>
    <w:rsid w:val="00137618"/>
    <w:rsid w:val="00146716"/>
    <w:rsid w:val="001475C5"/>
    <w:rsid w:val="001503EF"/>
    <w:rsid w:val="00152885"/>
    <w:rsid w:val="00155074"/>
    <w:rsid w:val="00164ADB"/>
    <w:rsid w:val="001658FC"/>
    <w:rsid w:val="00172950"/>
    <w:rsid w:val="00177415"/>
    <w:rsid w:val="001805FF"/>
    <w:rsid w:val="00180F57"/>
    <w:rsid w:val="00193B16"/>
    <w:rsid w:val="00196F89"/>
    <w:rsid w:val="001A2A72"/>
    <w:rsid w:val="001A2D05"/>
    <w:rsid w:val="001A6C08"/>
    <w:rsid w:val="001B1237"/>
    <w:rsid w:val="001B2F46"/>
    <w:rsid w:val="001C3C1C"/>
    <w:rsid w:val="001C6ADE"/>
    <w:rsid w:val="001D6111"/>
    <w:rsid w:val="001D763C"/>
    <w:rsid w:val="001E16A5"/>
    <w:rsid w:val="001E3701"/>
    <w:rsid w:val="001E5207"/>
    <w:rsid w:val="001F56B0"/>
    <w:rsid w:val="001F675F"/>
    <w:rsid w:val="001F6CD4"/>
    <w:rsid w:val="00201D95"/>
    <w:rsid w:val="00203C19"/>
    <w:rsid w:val="00204758"/>
    <w:rsid w:val="00206EF0"/>
    <w:rsid w:val="002072ED"/>
    <w:rsid w:val="002106C0"/>
    <w:rsid w:val="002132EA"/>
    <w:rsid w:val="00214667"/>
    <w:rsid w:val="00217223"/>
    <w:rsid w:val="00226FD9"/>
    <w:rsid w:val="002276BA"/>
    <w:rsid w:val="00227EC8"/>
    <w:rsid w:val="00232D5F"/>
    <w:rsid w:val="00240FC3"/>
    <w:rsid w:val="002423AB"/>
    <w:rsid w:val="00244F39"/>
    <w:rsid w:val="00250920"/>
    <w:rsid w:val="00251687"/>
    <w:rsid w:val="00252F1D"/>
    <w:rsid w:val="00261F6F"/>
    <w:rsid w:val="002662CF"/>
    <w:rsid w:val="0027037B"/>
    <w:rsid w:val="00272AD4"/>
    <w:rsid w:val="00275266"/>
    <w:rsid w:val="00276019"/>
    <w:rsid w:val="002859B9"/>
    <w:rsid w:val="002A1197"/>
    <w:rsid w:val="002A1FAA"/>
    <w:rsid w:val="002A259C"/>
    <w:rsid w:val="002A705A"/>
    <w:rsid w:val="002A7ABA"/>
    <w:rsid w:val="002B113E"/>
    <w:rsid w:val="002B3BC2"/>
    <w:rsid w:val="002B5ACC"/>
    <w:rsid w:val="002D1244"/>
    <w:rsid w:val="002D57F9"/>
    <w:rsid w:val="002E6215"/>
    <w:rsid w:val="0030168A"/>
    <w:rsid w:val="003024BF"/>
    <w:rsid w:val="00305CCF"/>
    <w:rsid w:val="003134D8"/>
    <w:rsid w:val="003219D4"/>
    <w:rsid w:val="0032219F"/>
    <w:rsid w:val="003227DF"/>
    <w:rsid w:val="00322EF8"/>
    <w:rsid w:val="003247E4"/>
    <w:rsid w:val="003309DA"/>
    <w:rsid w:val="00340678"/>
    <w:rsid w:val="00345DD6"/>
    <w:rsid w:val="00347142"/>
    <w:rsid w:val="00350961"/>
    <w:rsid w:val="0035701C"/>
    <w:rsid w:val="003571E8"/>
    <w:rsid w:val="003610D7"/>
    <w:rsid w:val="00363974"/>
    <w:rsid w:val="00363A10"/>
    <w:rsid w:val="00365C58"/>
    <w:rsid w:val="0036611E"/>
    <w:rsid w:val="003720B6"/>
    <w:rsid w:val="003720E0"/>
    <w:rsid w:val="003721F1"/>
    <w:rsid w:val="00374FE8"/>
    <w:rsid w:val="00381F56"/>
    <w:rsid w:val="0038349A"/>
    <w:rsid w:val="00383D23"/>
    <w:rsid w:val="003846F4"/>
    <w:rsid w:val="00385FFB"/>
    <w:rsid w:val="00386272"/>
    <w:rsid w:val="0038671A"/>
    <w:rsid w:val="00391974"/>
    <w:rsid w:val="00391E17"/>
    <w:rsid w:val="003A675E"/>
    <w:rsid w:val="003A7B67"/>
    <w:rsid w:val="003B3934"/>
    <w:rsid w:val="003B4369"/>
    <w:rsid w:val="003C6A2B"/>
    <w:rsid w:val="003D0975"/>
    <w:rsid w:val="003D2D20"/>
    <w:rsid w:val="003D35F5"/>
    <w:rsid w:val="003D7C32"/>
    <w:rsid w:val="003F08B4"/>
    <w:rsid w:val="003F2630"/>
    <w:rsid w:val="003F5C0C"/>
    <w:rsid w:val="003F7A16"/>
    <w:rsid w:val="004005F5"/>
    <w:rsid w:val="00401606"/>
    <w:rsid w:val="0040639C"/>
    <w:rsid w:val="0040699B"/>
    <w:rsid w:val="00407201"/>
    <w:rsid w:val="00431E85"/>
    <w:rsid w:val="0043246F"/>
    <w:rsid w:val="004337C4"/>
    <w:rsid w:val="004426D2"/>
    <w:rsid w:val="00442ABA"/>
    <w:rsid w:val="00445488"/>
    <w:rsid w:val="00452744"/>
    <w:rsid w:val="004534B6"/>
    <w:rsid w:val="00457A80"/>
    <w:rsid w:val="00465DAF"/>
    <w:rsid w:val="00466461"/>
    <w:rsid w:val="0046652C"/>
    <w:rsid w:val="00475E5A"/>
    <w:rsid w:val="00477FD2"/>
    <w:rsid w:val="00480ACC"/>
    <w:rsid w:val="004824A0"/>
    <w:rsid w:val="0048639F"/>
    <w:rsid w:val="0049532A"/>
    <w:rsid w:val="004955CE"/>
    <w:rsid w:val="00495E66"/>
    <w:rsid w:val="00496A38"/>
    <w:rsid w:val="004A1351"/>
    <w:rsid w:val="004A176E"/>
    <w:rsid w:val="004B1E03"/>
    <w:rsid w:val="004B1F6C"/>
    <w:rsid w:val="004B303B"/>
    <w:rsid w:val="004B6140"/>
    <w:rsid w:val="004C36E6"/>
    <w:rsid w:val="004C79CB"/>
    <w:rsid w:val="004D0779"/>
    <w:rsid w:val="004D0BE8"/>
    <w:rsid w:val="004D15F5"/>
    <w:rsid w:val="004D4270"/>
    <w:rsid w:val="004D56E5"/>
    <w:rsid w:val="004D59F4"/>
    <w:rsid w:val="004D760F"/>
    <w:rsid w:val="004E67BF"/>
    <w:rsid w:val="004F1F46"/>
    <w:rsid w:val="004F24FD"/>
    <w:rsid w:val="004F6FBD"/>
    <w:rsid w:val="00501EB2"/>
    <w:rsid w:val="005026B0"/>
    <w:rsid w:val="00505B52"/>
    <w:rsid w:val="0051016B"/>
    <w:rsid w:val="005116D4"/>
    <w:rsid w:val="00511BF4"/>
    <w:rsid w:val="0051529B"/>
    <w:rsid w:val="005226D7"/>
    <w:rsid w:val="00523DE4"/>
    <w:rsid w:val="0053248F"/>
    <w:rsid w:val="00547D1C"/>
    <w:rsid w:val="005647A0"/>
    <w:rsid w:val="005674F9"/>
    <w:rsid w:val="00567D4C"/>
    <w:rsid w:val="0057097F"/>
    <w:rsid w:val="005755CD"/>
    <w:rsid w:val="00575714"/>
    <w:rsid w:val="00576952"/>
    <w:rsid w:val="00582D35"/>
    <w:rsid w:val="00584BB0"/>
    <w:rsid w:val="00587F66"/>
    <w:rsid w:val="005A0B7A"/>
    <w:rsid w:val="005A1C74"/>
    <w:rsid w:val="005A1E0C"/>
    <w:rsid w:val="005A5577"/>
    <w:rsid w:val="005A5D21"/>
    <w:rsid w:val="005A75FE"/>
    <w:rsid w:val="005B0EFD"/>
    <w:rsid w:val="005B41D6"/>
    <w:rsid w:val="005C4406"/>
    <w:rsid w:val="005D3BEC"/>
    <w:rsid w:val="005E4A56"/>
    <w:rsid w:val="005F1F46"/>
    <w:rsid w:val="005F4B52"/>
    <w:rsid w:val="005F5C27"/>
    <w:rsid w:val="005F6834"/>
    <w:rsid w:val="005F6D95"/>
    <w:rsid w:val="005F78EA"/>
    <w:rsid w:val="006045E7"/>
    <w:rsid w:val="0060556A"/>
    <w:rsid w:val="00613E24"/>
    <w:rsid w:val="00614225"/>
    <w:rsid w:val="006164F3"/>
    <w:rsid w:val="0061737C"/>
    <w:rsid w:val="00617E9A"/>
    <w:rsid w:val="00620C5A"/>
    <w:rsid w:val="0062132D"/>
    <w:rsid w:val="0062304A"/>
    <w:rsid w:val="0062481D"/>
    <w:rsid w:val="00624879"/>
    <w:rsid w:val="00624CE7"/>
    <w:rsid w:val="006360A2"/>
    <w:rsid w:val="006377AC"/>
    <w:rsid w:val="00641B07"/>
    <w:rsid w:val="006435F6"/>
    <w:rsid w:val="006467B4"/>
    <w:rsid w:val="006526FB"/>
    <w:rsid w:val="00657642"/>
    <w:rsid w:val="00664D97"/>
    <w:rsid w:val="00671CD9"/>
    <w:rsid w:val="00676230"/>
    <w:rsid w:val="0069160C"/>
    <w:rsid w:val="006A450B"/>
    <w:rsid w:val="006A51E2"/>
    <w:rsid w:val="006A5506"/>
    <w:rsid w:val="006B0779"/>
    <w:rsid w:val="006B3244"/>
    <w:rsid w:val="006B356F"/>
    <w:rsid w:val="006B6FBB"/>
    <w:rsid w:val="006C070B"/>
    <w:rsid w:val="006C33C0"/>
    <w:rsid w:val="006C54D4"/>
    <w:rsid w:val="006C67C3"/>
    <w:rsid w:val="006C7F0A"/>
    <w:rsid w:val="006D0512"/>
    <w:rsid w:val="006D69B2"/>
    <w:rsid w:val="006E0044"/>
    <w:rsid w:val="006E4683"/>
    <w:rsid w:val="006E6423"/>
    <w:rsid w:val="006F32A4"/>
    <w:rsid w:val="006F6CA6"/>
    <w:rsid w:val="00702BDA"/>
    <w:rsid w:val="00704667"/>
    <w:rsid w:val="007255FF"/>
    <w:rsid w:val="0073094C"/>
    <w:rsid w:val="00741C8C"/>
    <w:rsid w:val="0074453C"/>
    <w:rsid w:val="007465E8"/>
    <w:rsid w:val="00750B98"/>
    <w:rsid w:val="00752461"/>
    <w:rsid w:val="00753AEE"/>
    <w:rsid w:val="007704F8"/>
    <w:rsid w:val="00772406"/>
    <w:rsid w:val="00783E4C"/>
    <w:rsid w:val="007903E8"/>
    <w:rsid w:val="00795131"/>
    <w:rsid w:val="00797415"/>
    <w:rsid w:val="007A0FA3"/>
    <w:rsid w:val="007A5910"/>
    <w:rsid w:val="007A5F23"/>
    <w:rsid w:val="007B0B17"/>
    <w:rsid w:val="007B10FF"/>
    <w:rsid w:val="007B1220"/>
    <w:rsid w:val="007B22A4"/>
    <w:rsid w:val="007B6328"/>
    <w:rsid w:val="007C06D4"/>
    <w:rsid w:val="007C0D9A"/>
    <w:rsid w:val="007C3BBE"/>
    <w:rsid w:val="007C5785"/>
    <w:rsid w:val="007C5F73"/>
    <w:rsid w:val="007D29EB"/>
    <w:rsid w:val="007D34B0"/>
    <w:rsid w:val="007D5E4B"/>
    <w:rsid w:val="007D7DD4"/>
    <w:rsid w:val="007E02A5"/>
    <w:rsid w:val="007E0E4E"/>
    <w:rsid w:val="007E1CB7"/>
    <w:rsid w:val="007E3914"/>
    <w:rsid w:val="007F08BA"/>
    <w:rsid w:val="007F2A2A"/>
    <w:rsid w:val="007F343E"/>
    <w:rsid w:val="007F3633"/>
    <w:rsid w:val="0080051C"/>
    <w:rsid w:val="00802B4E"/>
    <w:rsid w:val="008052D7"/>
    <w:rsid w:val="00806FAF"/>
    <w:rsid w:val="008078A4"/>
    <w:rsid w:val="0081263B"/>
    <w:rsid w:val="00813664"/>
    <w:rsid w:val="00814B3F"/>
    <w:rsid w:val="00817204"/>
    <w:rsid w:val="00827819"/>
    <w:rsid w:val="00831D58"/>
    <w:rsid w:val="008338EB"/>
    <w:rsid w:val="008348AA"/>
    <w:rsid w:val="00840D9B"/>
    <w:rsid w:val="00842935"/>
    <w:rsid w:val="00842A5B"/>
    <w:rsid w:val="008449D1"/>
    <w:rsid w:val="00845E46"/>
    <w:rsid w:val="0084613A"/>
    <w:rsid w:val="0084741F"/>
    <w:rsid w:val="00847CC0"/>
    <w:rsid w:val="00853DF6"/>
    <w:rsid w:val="00862884"/>
    <w:rsid w:val="008628A3"/>
    <w:rsid w:val="00867E5B"/>
    <w:rsid w:val="00871DA0"/>
    <w:rsid w:val="008737E0"/>
    <w:rsid w:val="00876612"/>
    <w:rsid w:val="00883413"/>
    <w:rsid w:val="008837BE"/>
    <w:rsid w:val="008859EF"/>
    <w:rsid w:val="0088632F"/>
    <w:rsid w:val="00887467"/>
    <w:rsid w:val="008903EC"/>
    <w:rsid w:val="0089042E"/>
    <w:rsid w:val="008A000C"/>
    <w:rsid w:val="008A0A35"/>
    <w:rsid w:val="008A0B8A"/>
    <w:rsid w:val="008B4485"/>
    <w:rsid w:val="008D139F"/>
    <w:rsid w:val="008D20EB"/>
    <w:rsid w:val="008D2783"/>
    <w:rsid w:val="008D3461"/>
    <w:rsid w:val="008D4765"/>
    <w:rsid w:val="008D48DA"/>
    <w:rsid w:val="008E13B5"/>
    <w:rsid w:val="008E73F7"/>
    <w:rsid w:val="008F1B16"/>
    <w:rsid w:val="008F2DFC"/>
    <w:rsid w:val="00902A89"/>
    <w:rsid w:val="009048EE"/>
    <w:rsid w:val="009079DB"/>
    <w:rsid w:val="00916CF7"/>
    <w:rsid w:val="0092177B"/>
    <w:rsid w:val="00921AED"/>
    <w:rsid w:val="009222B5"/>
    <w:rsid w:val="009306AB"/>
    <w:rsid w:val="00930806"/>
    <w:rsid w:val="009315CB"/>
    <w:rsid w:val="009317A1"/>
    <w:rsid w:val="0093224A"/>
    <w:rsid w:val="0093419A"/>
    <w:rsid w:val="009373AD"/>
    <w:rsid w:val="00957349"/>
    <w:rsid w:val="009576A2"/>
    <w:rsid w:val="009576C7"/>
    <w:rsid w:val="00961C3B"/>
    <w:rsid w:val="00961EC1"/>
    <w:rsid w:val="0096308E"/>
    <w:rsid w:val="00963A0A"/>
    <w:rsid w:val="00970054"/>
    <w:rsid w:val="009705B2"/>
    <w:rsid w:val="00971AD1"/>
    <w:rsid w:val="009731FB"/>
    <w:rsid w:val="009745F7"/>
    <w:rsid w:val="0099191F"/>
    <w:rsid w:val="009A1C14"/>
    <w:rsid w:val="009A2AD0"/>
    <w:rsid w:val="009A7AFF"/>
    <w:rsid w:val="009B00F0"/>
    <w:rsid w:val="009B1DFD"/>
    <w:rsid w:val="009B73C3"/>
    <w:rsid w:val="009B79AD"/>
    <w:rsid w:val="009C010B"/>
    <w:rsid w:val="009C2073"/>
    <w:rsid w:val="009D1201"/>
    <w:rsid w:val="009E1C11"/>
    <w:rsid w:val="009E39BB"/>
    <w:rsid w:val="009E3C61"/>
    <w:rsid w:val="009F585D"/>
    <w:rsid w:val="009F7B29"/>
    <w:rsid w:val="00A0275B"/>
    <w:rsid w:val="00A02F4B"/>
    <w:rsid w:val="00A10EF7"/>
    <w:rsid w:val="00A12A66"/>
    <w:rsid w:val="00A13A01"/>
    <w:rsid w:val="00A166B5"/>
    <w:rsid w:val="00A16AC5"/>
    <w:rsid w:val="00A22280"/>
    <w:rsid w:val="00A24C03"/>
    <w:rsid w:val="00A27169"/>
    <w:rsid w:val="00A30D24"/>
    <w:rsid w:val="00A31CBF"/>
    <w:rsid w:val="00A34CA4"/>
    <w:rsid w:val="00A3602F"/>
    <w:rsid w:val="00A37D69"/>
    <w:rsid w:val="00A37F05"/>
    <w:rsid w:val="00A50A73"/>
    <w:rsid w:val="00A528E3"/>
    <w:rsid w:val="00A56708"/>
    <w:rsid w:val="00A56768"/>
    <w:rsid w:val="00A5735F"/>
    <w:rsid w:val="00A6020E"/>
    <w:rsid w:val="00A62AB7"/>
    <w:rsid w:val="00A6671B"/>
    <w:rsid w:val="00A67881"/>
    <w:rsid w:val="00A8234C"/>
    <w:rsid w:val="00A875E5"/>
    <w:rsid w:val="00A87FD1"/>
    <w:rsid w:val="00A927EF"/>
    <w:rsid w:val="00A9283B"/>
    <w:rsid w:val="00A95695"/>
    <w:rsid w:val="00AA4F1B"/>
    <w:rsid w:val="00AB1028"/>
    <w:rsid w:val="00AB3652"/>
    <w:rsid w:val="00AB5260"/>
    <w:rsid w:val="00AB7EEF"/>
    <w:rsid w:val="00AD29ED"/>
    <w:rsid w:val="00AD312D"/>
    <w:rsid w:val="00AE5261"/>
    <w:rsid w:val="00AE78A1"/>
    <w:rsid w:val="00AF21B2"/>
    <w:rsid w:val="00AF4E47"/>
    <w:rsid w:val="00AF766D"/>
    <w:rsid w:val="00AF7B39"/>
    <w:rsid w:val="00B019CB"/>
    <w:rsid w:val="00B02B12"/>
    <w:rsid w:val="00B05AC7"/>
    <w:rsid w:val="00B20B4F"/>
    <w:rsid w:val="00B23428"/>
    <w:rsid w:val="00B25823"/>
    <w:rsid w:val="00B407A4"/>
    <w:rsid w:val="00B45E42"/>
    <w:rsid w:val="00B4604C"/>
    <w:rsid w:val="00B51DB6"/>
    <w:rsid w:val="00B6360D"/>
    <w:rsid w:val="00B63708"/>
    <w:rsid w:val="00B6533F"/>
    <w:rsid w:val="00B6721B"/>
    <w:rsid w:val="00B802D7"/>
    <w:rsid w:val="00B8084B"/>
    <w:rsid w:val="00B9524C"/>
    <w:rsid w:val="00B9538D"/>
    <w:rsid w:val="00B9745B"/>
    <w:rsid w:val="00BA06FA"/>
    <w:rsid w:val="00BA122E"/>
    <w:rsid w:val="00BA58B1"/>
    <w:rsid w:val="00BA7C17"/>
    <w:rsid w:val="00BB3AFE"/>
    <w:rsid w:val="00BC5FC8"/>
    <w:rsid w:val="00BD02F4"/>
    <w:rsid w:val="00BE2A8E"/>
    <w:rsid w:val="00BE5F92"/>
    <w:rsid w:val="00BE625B"/>
    <w:rsid w:val="00BE70D8"/>
    <w:rsid w:val="00BF1272"/>
    <w:rsid w:val="00BF48F6"/>
    <w:rsid w:val="00BF793E"/>
    <w:rsid w:val="00C03E0D"/>
    <w:rsid w:val="00C0737B"/>
    <w:rsid w:val="00C14EA2"/>
    <w:rsid w:val="00C22E2C"/>
    <w:rsid w:val="00C25F43"/>
    <w:rsid w:val="00C405B8"/>
    <w:rsid w:val="00C42A3F"/>
    <w:rsid w:val="00C431E4"/>
    <w:rsid w:val="00C43A78"/>
    <w:rsid w:val="00C44D97"/>
    <w:rsid w:val="00C5251C"/>
    <w:rsid w:val="00C53206"/>
    <w:rsid w:val="00C539AF"/>
    <w:rsid w:val="00C57CFB"/>
    <w:rsid w:val="00C62868"/>
    <w:rsid w:val="00C62D50"/>
    <w:rsid w:val="00C633A2"/>
    <w:rsid w:val="00C747BC"/>
    <w:rsid w:val="00C74AD4"/>
    <w:rsid w:val="00C76BAB"/>
    <w:rsid w:val="00C80D1A"/>
    <w:rsid w:val="00C81520"/>
    <w:rsid w:val="00C81CCD"/>
    <w:rsid w:val="00C83F72"/>
    <w:rsid w:val="00C92C0A"/>
    <w:rsid w:val="00C95701"/>
    <w:rsid w:val="00CA2122"/>
    <w:rsid w:val="00CA79B9"/>
    <w:rsid w:val="00CB5A06"/>
    <w:rsid w:val="00CC09A1"/>
    <w:rsid w:val="00CC0CA8"/>
    <w:rsid w:val="00CC3113"/>
    <w:rsid w:val="00CC42AA"/>
    <w:rsid w:val="00CC6848"/>
    <w:rsid w:val="00CD21BB"/>
    <w:rsid w:val="00CD6238"/>
    <w:rsid w:val="00CE1764"/>
    <w:rsid w:val="00CE2ED7"/>
    <w:rsid w:val="00CE6AFF"/>
    <w:rsid w:val="00CF5942"/>
    <w:rsid w:val="00CF7663"/>
    <w:rsid w:val="00D07A17"/>
    <w:rsid w:val="00D07DAF"/>
    <w:rsid w:val="00D15FBD"/>
    <w:rsid w:val="00D24476"/>
    <w:rsid w:val="00D273BB"/>
    <w:rsid w:val="00D3069B"/>
    <w:rsid w:val="00D3674F"/>
    <w:rsid w:val="00D410BB"/>
    <w:rsid w:val="00D433EC"/>
    <w:rsid w:val="00D43B9C"/>
    <w:rsid w:val="00D44EC3"/>
    <w:rsid w:val="00D453E5"/>
    <w:rsid w:val="00D45DA9"/>
    <w:rsid w:val="00D50476"/>
    <w:rsid w:val="00D50AB2"/>
    <w:rsid w:val="00D56D28"/>
    <w:rsid w:val="00D65193"/>
    <w:rsid w:val="00D6551A"/>
    <w:rsid w:val="00D67D5D"/>
    <w:rsid w:val="00D7064F"/>
    <w:rsid w:val="00D7163E"/>
    <w:rsid w:val="00D831EB"/>
    <w:rsid w:val="00DA7523"/>
    <w:rsid w:val="00DA75D3"/>
    <w:rsid w:val="00DA7FDA"/>
    <w:rsid w:val="00DB3B29"/>
    <w:rsid w:val="00DB4C7D"/>
    <w:rsid w:val="00DC0848"/>
    <w:rsid w:val="00DC2237"/>
    <w:rsid w:val="00DC3A9D"/>
    <w:rsid w:val="00DE131A"/>
    <w:rsid w:val="00DE47B9"/>
    <w:rsid w:val="00DF5653"/>
    <w:rsid w:val="00DF7D75"/>
    <w:rsid w:val="00E049A6"/>
    <w:rsid w:val="00E05116"/>
    <w:rsid w:val="00E124BB"/>
    <w:rsid w:val="00E13F5B"/>
    <w:rsid w:val="00E17EDC"/>
    <w:rsid w:val="00E24A8A"/>
    <w:rsid w:val="00E25E34"/>
    <w:rsid w:val="00E31B80"/>
    <w:rsid w:val="00E32156"/>
    <w:rsid w:val="00E33E57"/>
    <w:rsid w:val="00E34E39"/>
    <w:rsid w:val="00E473DA"/>
    <w:rsid w:val="00E56E8E"/>
    <w:rsid w:val="00E62560"/>
    <w:rsid w:val="00E641D5"/>
    <w:rsid w:val="00E66880"/>
    <w:rsid w:val="00E754CF"/>
    <w:rsid w:val="00E7784B"/>
    <w:rsid w:val="00E8184F"/>
    <w:rsid w:val="00E86045"/>
    <w:rsid w:val="00E91889"/>
    <w:rsid w:val="00E93602"/>
    <w:rsid w:val="00E97348"/>
    <w:rsid w:val="00EA0999"/>
    <w:rsid w:val="00EA122A"/>
    <w:rsid w:val="00EA149E"/>
    <w:rsid w:val="00EA1CCB"/>
    <w:rsid w:val="00EA7202"/>
    <w:rsid w:val="00EB16D5"/>
    <w:rsid w:val="00EB19C7"/>
    <w:rsid w:val="00EB25F5"/>
    <w:rsid w:val="00EB5043"/>
    <w:rsid w:val="00EC02BD"/>
    <w:rsid w:val="00EC1B58"/>
    <w:rsid w:val="00ED0C59"/>
    <w:rsid w:val="00ED1895"/>
    <w:rsid w:val="00ED6203"/>
    <w:rsid w:val="00ED6ED3"/>
    <w:rsid w:val="00EE1BC3"/>
    <w:rsid w:val="00EE2E7A"/>
    <w:rsid w:val="00EF6273"/>
    <w:rsid w:val="00F10F88"/>
    <w:rsid w:val="00F13740"/>
    <w:rsid w:val="00F2082C"/>
    <w:rsid w:val="00F2292D"/>
    <w:rsid w:val="00F22C8B"/>
    <w:rsid w:val="00F24A11"/>
    <w:rsid w:val="00F263C6"/>
    <w:rsid w:val="00F314A7"/>
    <w:rsid w:val="00F31BED"/>
    <w:rsid w:val="00F326A7"/>
    <w:rsid w:val="00F376B5"/>
    <w:rsid w:val="00F425F6"/>
    <w:rsid w:val="00F44B85"/>
    <w:rsid w:val="00F67296"/>
    <w:rsid w:val="00F70AA5"/>
    <w:rsid w:val="00F728DB"/>
    <w:rsid w:val="00F76250"/>
    <w:rsid w:val="00F800FC"/>
    <w:rsid w:val="00F960F4"/>
    <w:rsid w:val="00FA43CF"/>
    <w:rsid w:val="00FA78AB"/>
    <w:rsid w:val="00FB44C9"/>
    <w:rsid w:val="00FB59C8"/>
    <w:rsid w:val="00FC131D"/>
    <w:rsid w:val="00FD2724"/>
    <w:rsid w:val="00FD3273"/>
    <w:rsid w:val="00FE6923"/>
    <w:rsid w:val="00FE6F4A"/>
    <w:rsid w:val="00FF1C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DACA85"/>
  <w14:defaultImageDpi w14:val="300"/>
  <w15:docId w15:val="{AA3E939E-61C3-4BAF-87BB-9E5A67752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0C19A3"/>
    <w:pPr>
      <w:spacing w:before="100" w:beforeAutospacing="1" w:after="100" w:afterAutospacing="1"/>
      <w:outlineLvl w:val="0"/>
    </w:pPr>
    <w:rPr>
      <w:rFonts w:ascii="Times" w:hAnsi="Times"/>
      <w:b/>
      <w:bCs/>
      <w:kern w:val="36"/>
      <w:sz w:val="48"/>
      <w:szCs w:val="48"/>
      <w:lang w:val="de-DE"/>
    </w:rPr>
  </w:style>
  <w:style w:type="paragraph" w:styleId="berschrift2">
    <w:name w:val="heading 2"/>
    <w:basedOn w:val="Standard"/>
    <w:next w:val="Standard"/>
    <w:link w:val="berschrift2Zchn"/>
    <w:uiPriority w:val="9"/>
    <w:unhideWhenUsed/>
    <w:qFormat/>
    <w:rsid w:val="001F67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F675F"/>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D35F5"/>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3D35F5"/>
    <w:rPr>
      <w:rFonts w:ascii="Lucida Grande" w:hAnsi="Lucida Grande" w:cs="Lucida Grande"/>
      <w:sz w:val="18"/>
      <w:szCs w:val="18"/>
      <w:lang w:val="de-CH"/>
    </w:rPr>
  </w:style>
  <w:style w:type="character" w:styleId="Hyperlink">
    <w:name w:val="Hyperlink"/>
    <w:basedOn w:val="Absatz-Standardschriftart"/>
    <w:uiPriority w:val="99"/>
    <w:unhideWhenUsed/>
    <w:rsid w:val="003024BF"/>
    <w:rPr>
      <w:color w:val="0000FF" w:themeColor="hyperlink"/>
      <w:u w:val="single"/>
    </w:rPr>
  </w:style>
  <w:style w:type="paragraph" w:styleId="Listenabsatz">
    <w:name w:val="List Paragraph"/>
    <w:basedOn w:val="Standard"/>
    <w:uiPriority w:val="34"/>
    <w:qFormat/>
    <w:rsid w:val="00A10EF7"/>
    <w:pPr>
      <w:ind w:left="720"/>
      <w:contextualSpacing/>
    </w:pPr>
  </w:style>
  <w:style w:type="table" w:styleId="Tabellenraster">
    <w:name w:val="Table Grid"/>
    <w:basedOn w:val="NormaleTabelle"/>
    <w:uiPriority w:val="59"/>
    <w:rsid w:val="00CF7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CB5A06"/>
    <w:rPr>
      <w:i/>
      <w:iCs/>
    </w:rPr>
  </w:style>
  <w:style w:type="character" w:customStyle="1" w:styleId="berschrift1Zchn">
    <w:name w:val="Überschrift 1 Zchn"/>
    <w:basedOn w:val="Absatz-Standardschriftart"/>
    <w:link w:val="berschrift1"/>
    <w:uiPriority w:val="9"/>
    <w:rsid w:val="000C19A3"/>
    <w:rPr>
      <w:rFonts w:ascii="Times" w:hAnsi="Times"/>
      <w:b/>
      <w:bCs/>
      <w:kern w:val="36"/>
      <w:sz w:val="48"/>
      <w:szCs w:val="48"/>
      <w:lang w:val="de-DE"/>
    </w:rPr>
  </w:style>
  <w:style w:type="character" w:styleId="BesuchterHyperlink">
    <w:name w:val="FollowedHyperlink"/>
    <w:basedOn w:val="Absatz-Standardschriftart"/>
    <w:uiPriority w:val="99"/>
    <w:semiHidden/>
    <w:unhideWhenUsed/>
    <w:rsid w:val="00FD2724"/>
    <w:rPr>
      <w:color w:val="800080" w:themeColor="followedHyperlink"/>
      <w:u w:val="single"/>
    </w:rPr>
  </w:style>
  <w:style w:type="paragraph" w:styleId="StandardWeb">
    <w:name w:val="Normal (Web)"/>
    <w:basedOn w:val="Standard"/>
    <w:uiPriority w:val="99"/>
    <w:semiHidden/>
    <w:unhideWhenUsed/>
    <w:rsid w:val="009C2073"/>
    <w:pPr>
      <w:spacing w:before="100" w:beforeAutospacing="1" w:after="100" w:afterAutospacing="1"/>
    </w:pPr>
    <w:rPr>
      <w:rFonts w:ascii="Times" w:hAnsi="Times" w:cs="Times New Roman"/>
      <w:sz w:val="20"/>
      <w:szCs w:val="20"/>
      <w:lang w:val="de-DE"/>
    </w:rPr>
  </w:style>
  <w:style w:type="character" w:customStyle="1" w:styleId="berschrift2Zchn">
    <w:name w:val="Überschrift 2 Zchn"/>
    <w:basedOn w:val="Absatz-Standardschriftart"/>
    <w:link w:val="berschrift2"/>
    <w:uiPriority w:val="9"/>
    <w:rsid w:val="001F675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F675F"/>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unhideWhenUsed/>
    <w:qFormat/>
    <w:rsid w:val="00F7625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F76250"/>
    <w:pPr>
      <w:spacing w:before="120"/>
    </w:pPr>
    <w:rPr>
      <w:b/>
      <w:sz w:val="22"/>
      <w:szCs w:val="22"/>
    </w:rPr>
  </w:style>
  <w:style w:type="paragraph" w:styleId="Verzeichnis2">
    <w:name w:val="toc 2"/>
    <w:basedOn w:val="Standard"/>
    <w:next w:val="Standard"/>
    <w:autoRedefine/>
    <w:uiPriority w:val="39"/>
    <w:unhideWhenUsed/>
    <w:rsid w:val="00614225"/>
    <w:pPr>
      <w:tabs>
        <w:tab w:val="right" w:pos="9056"/>
      </w:tabs>
      <w:ind w:left="240"/>
      <w:jc w:val="both"/>
    </w:pPr>
    <w:rPr>
      <w:i/>
      <w:noProof/>
      <w:color w:val="808080" w:themeColor="background1" w:themeShade="80"/>
      <w:sz w:val="22"/>
      <w:szCs w:val="22"/>
      <w:lang w:val="de-CH"/>
    </w:rPr>
  </w:style>
  <w:style w:type="paragraph" w:styleId="Verzeichnis3">
    <w:name w:val="toc 3"/>
    <w:basedOn w:val="Standard"/>
    <w:next w:val="Standard"/>
    <w:autoRedefine/>
    <w:uiPriority w:val="39"/>
    <w:unhideWhenUsed/>
    <w:rsid w:val="00F76250"/>
    <w:pPr>
      <w:ind w:left="480"/>
    </w:pPr>
    <w:rPr>
      <w:sz w:val="22"/>
      <w:szCs w:val="22"/>
    </w:rPr>
  </w:style>
  <w:style w:type="paragraph" w:styleId="Verzeichnis4">
    <w:name w:val="toc 4"/>
    <w:basedOn w:val="Standard"/>
    <w:next w:val="Standard"/>
    <w:autoRedefine/>
    <w:uiPriority w:val="39"/>
    <w:semiHidden/>
    <w:unhideWhenUsed/>
    <w:rsid w:val="00F76250"/>
    <w:pPr>
      <w:ind w:left="720"/>
    </w:pPr>
    <w:rPr>
      <w:sz w:val="20"/>
      <w:szCs w:val="20"/>
    </w:rPr>
  </w:style>
  <w:style w:type="paragraph" w:styleId="Verzeichnis5">
    <w:name w:val="toc 5"/>
    <w:basedOn w:val="Standard"/>
    <w:next w:val="Standard"/>
    <w:autoRedefine/>
    <w:uiPriority w:val="39"/>
    <w:semiHidden/>
    <w:unhideWhenUsed/>
    <w:rsid w:val="00F76250"/>
    <w:pPr>
      <w:ind w:left="960"/>
    </w:pPr>
    <w:rPr>
      <w:sz w:val="20"/>
      <w:szCs w:val="20"/>
    </w:rPr>
  </w:style>
  <w:style w:type="paragraph" w:styleId="Verzeichnis6">
    <w:name w:val="toc 6"/>
    <w:basedOn w:val="Standard"/>
    <w:next w:val="Standard"/>
    <w:autoRedefine/>
    <w:uiPriority w:val="39"/>
    <w:semiHidden/>
    <w:unhideWhenUsed/>
    <w:rsid w:val="00F76250"/>
    <w:pPr>
      <w:ind w:left="1200"/>
    </w:pPr>
    <w:rPr>
      <w:sz w:val="20"/>
      <w:szCs w:val="20"/>
    </w:rPr>
  </w:style>
  <w:style w:type="paragraph" w:styleId="Verzeichnis7">
    <w:name w:val="toc 7"/>
    <w:basedOn w:val="Standard"/>
    <w:next w:val="Standard"/>
    <w:autoRedefine/>
    <w:uiPriority w:val="39"/>
    <w:semiHidden/>
    <w:unhideWhenUsed/>
    <w:rsid w:val="00F76250"/>
    <w:pPr>
      <w:ind w:left="1440"/>
    </w:pPr>
    <w:rPr>
      <w:sz w:val="20"/>
      <w:szCs w:val="20"/>
    </w:rPr>
  </w:style>
  <w:style w:type="paragraph" w:styleId="Verzeichnis8">
    <w:name w:val="toc 8"/>
    <w:basedOn w:val="Standard"/>
    <w:next w:val="Standard"/>
    <w:autoRedefine/>
    <w:uiPriority w:val="39"/>
    <w:semiHidden/>
    <w:unhideWhenUsed/>
    <w:rsid w:val="00F76250"/>
    <w:pPr>
      <w:ind w:left="1680"/>
    </w:pPr>
    <w:rPr>
      <w:sz w:val="20"/>
      <w:szCs w:val="20"/>
    </w:rPr>
  </w:style>
  <w:style w:type="paragraph" w:styleId="Verzeichnis9">
    <w:name w:val="toc 9"/>
    <w:basedOn w:val="Standard"/>
    <w:next w:val="Standard"/>
    <w:autoRedefine/>
    <w:uiPriority w:val="39"/>
    <w:semiHidden/>
    <w:unhideWhenUsed/>
    <w:rsid w:val="00F76250"/>
    <w:pPr>
      <w:ind w:left="1920"/>
    </w:pPr>
    <w:rPr>
      <w:sz w:val="20"/>
      <w:szCs w:val="20"/>
    </w:rPr>
  </w:style>
  <w:style w:type="table" w:styleId="HelleSchattierung">
    <w:name w:val="Light Shading"/>
    <w:basedOn w:val="NormaleTabelle"/>
    <w:uiPriority w:val="60"/>
    <w:rsid w:val="000E4B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0E4B1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uzeile">
    <w:name w:val="footer"/>
    <w:basedOn w:val="Standard"/>
    <w:link w:val="FuzeileZchn"/>
    <w:uiPriority w:val="99"/>
    <w:unhideWhenUsed/>
    <w:rsid w:val="004B1E03"/>
    <w:pPr>
      <w:tabs>
        <w:tab w:val="center" w:pos="4536"/>
        <w:tab w:val="right" w:pos="9072"/>
      </w:tabs>
    </w:pPr>
  </w:style>
  <w:style w:type="character" w:customStyle="1" w:styleId="FuzeileZchn">
    <w:name w:val="Fußzeile Zchn"/>
    <w:basedOn w:val="Absatz-Standardschriftart"/>
    <w:link w:val="Fuzeile"/>
    <w:uiPriority w:val="99"/>
    <w:rsid w:val="004B1E03"/>
  </w:style>
  <w:style w:type="character" w:styleId="Seitenzahl">
    <w:name w:val="page number"/>
    <w:basedOn w:val="Absatz-Standardschriftart"/>
    <w:uiPriority w:val="99"/>
    <w:semiHidden/>
    <w:unhideWhenUsed/>
    <w:rsid w:val="004B1E03"/>
  </w:style>
  <w:style w:type="paragraph" w:styleId="Funotentext">
    <w:name w:val="footnote text"/>
    <w:basedOn w:val="Standard"/>
    <w:link w:val="FunotentextZchn"/>
    <w:uiPriority w:val="99"/>
    <w:unhideWhenUsed/>
    <w:rsid w:val="004D760F"/>
  </w:style>
  <w:style w:type="character" w:customStyle="1" w:styleId="FunotentextZchn">
    <w:name w:val="Fußnotentext Zchn"/>
    <w:basedOn w:val="Absatz-Standardschriftart"/>
    <w:link w:val="Funotentext"/>
    <w:uiPriority w:val="99"/>
    <w:rsid w:val="004D760F"/>
  </w:style>
  <w:style w:type="character" w:styleId="Funotenzeichen">
    <w:name w:val="footnote reference"/>
    <w:basedOn w:val="Absatz-Standardschriftart"/>
    <w:uiPriority w:val="99"/>
    <w:unhideWhenUsed/>
    <w:rsid w:val="004D760F"/>
    <w:rPr>
      <w:vertAlign w:val="superscript"/>
    </w:rPr>
  </w:style>
  <w:style w:type="character" w:styleId="Fett">
    <w:name w:val="Strong"/>
    <w:basedOn w:val="Absatz-Standardschriftart"/>
    <w:uiPriority w:val="22"/>
    <w:qFormat/>
    <w:rsid w:val="007C3BBE"/>
    <w:rPr>
      <w:b/>
      <w:bCs/>
    </w:rPr>
  </w:style>
  <w:style w:type="paragraph" w:styleId="Kopfzeile">
    <w:name w:val="header"/>
    <w:basedOn w:val="Standard"/>
    <w:link w:val="KopfzeileZchn"/>
    <w:uiPriority w:val="99"/>
    <w:unhideWhenUsed/>
    <w:rsid w:val="006B0779"/>
    <w:pPr>
      <w:tabs>
        <w:tab w:val="center" w:pos="4536"/>
        <w:tab w:val="right" w:pos="9072"/>
      </w:tabs>
    </w:pPr>
  </w:style>
  <w:style w:type="character" w:customStyle="1" w:styleId="KopfzeileZchn">
    <w:name w:val="Kopfzeile Zchn"/>
    <w:basedOn w:val="Absatz-Standardschriftart"/>
    <w:link w:val="Kopfzeile"/>
    <w:uiPriority w:val="99"/>
    <w:rsid w:val="006B0779"/>
  </w:style>
  <w:style w:type="table" w:styleId="Gitternetztabelle4">
    <w:name w:val="Grid Table 4"/>
    <w:basedOn w:val="NormaleTabelle"/>
    <w:uiPriority w:val="49"/>
    <w:rsid w:val="004A13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
    <w:name w:val="List Table 4"/>
    <w:basedOn w:val="NormaleTabelle"/>
    <w:uiPriority w:val="49"/>
    <w:rsid w:val="004A13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eschriftung">
    <w:name w:val="caption"/>
    <w:basedOn w:val="Standard"/>
    <w:next w:val="Standard"/>
    <w:uiPriority w:val="35"/>
    <w:unhideWhenUsed/>
    <w:qFormat/>
    <w:rsid w:val="002423AB"/>
    <w:pPr>
      <w:spacing w:after="200"/>
    </w:pPr>
    <w:rPr>
      <w:i/>
      <w:iCs/>
      <w:color w:val="1F497D" w:themeColor="text2"/>
      <w:sz w:val="18"/>
      <w:szCs w:val="18"/>
    </w:rPr>
  </w:style>
  <w:style w:type="paragraph" w:styleId="Abbildungsverzeichnis">
    <w:name w:val="table of figures"/>
    <w:basedOn w:val="Standard"/>
    <w:next w:val="Standard"/>
    <w:uiPriority w:val="99"/>
    <w:unhideWhenUsed/>
    <w:rsid w:val="0049532A"/>
  </w:style>
  <w:style w:type="character" w:styleId="Kommentarzeichen">
    <w:name w:val="annotation reference"/>
    <w:basedOn w:val="Absatz-Standardschriftart"/>
    <w:uiPriority w:val="99"/>
    <w:semiHidden/>
    <w:unhideWhenUsed/>
    <w:rsid w:val="006A450B"/>
    <w:rPr>
      <w:sz w:val="16"/>
      <w:szCs w:val="16"/>
    </w:rPr>
  </w:style>
  <w:style w:type="paragraph" w:styleId="Kommentartext">
    <w:name w:val="annotation text"/>
    <w:basedOn w:val="Standard"/>
    <w:link w:val="KommentartextZchn"/>
    <w:uiPriority w:val="99"/>
    <w:semiHidden/>
    <w:unhideWhenUsed/>
    <w:rsid w:val="006A450B"/>
    <w:rPr>
      <w:sz w:val="20"/>
      <w:szCs w:val="20"/>
    </w:rPr>
  </w:style>
  <w:style w:type="character" w:customStyle="1" w:styleId="KommentartextZchn">
    <w:name w:val="Kommentartext Zchn"/>
    <w:basedOn w:val="Absatz-Standardschriftart"/>
    <w:link w:val="Kommentartext"/>
    <w:uiPriority w:val="99"/>
    <w:semiHidden/>
    <w:rsid w:val="006A450B"/>
    <w:rPr>
      <w:sz w:val="20"/>
      <w:szCs w:val="20"/>
    </w:rPr>
  </w:style>
  <w:style w:type="paragraph" w:styleId="Kommentarthema">
    <w:name w:val="annotation subject"/>
    <w:basedOn w:val="Kommentartext"/>
    <w:next w:val="Kommentartext"/>
    <w:link w:val="KommentarthemaZchn"/>
    <w:uiPriority w:val="99"/>
    <w:semiHidden/>
    <w:unhideWhenUsed/>
    <w:rsid w:val="006A450B"/>
    <w:rPr>
      <w:b/>
      <w:bCs/>
    </w:rPr>
  </w:style>
  <w:style w:type="character" w:customStyle="1" w:styleId="KommentarthemaZchn">
    <w:name w:val="Kommentarthema Zchn"/>
    <w:basedOn w:val="KommentartextZchn"/>
    <w:link w:val="Kommentarthema"/>
    <w:uiPriority w:val="99"/>
    <w:semiHidden/>
    <w:rsid w:val="006A450B"/>
    <w:rPr>
      <w:b/>
      <w:bCs/>
      <w:sz w:val="20"/>
      <w:szCs w:val="20"/>
    </w:rPr>
  </w:style>
  <w:style w:type="paragraph" w:styleId="berarbeitung">
    <w:name w:val="Revision"/>
    <w:hidden/>
    <w:uiPriority w:val="99"/>
    <w:semiHidden/>
    <w:rsid w:val="00EE1BC3"/>
  </w:style>
  <w:style w:type="character" w:styleId="HTMLZitat">
    <w:name w:val="HTML Cite"/>
    <w:basedOn w:val="Absatz-Standardschriftart"/>
    <w:uiPriority w:val="99"/>
    <w:semiHidden/>
    <w:unhideWhenUsed/>
    <w:rsid w:val="004072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199707">
      <w:bodyDiv w:val="1"/>
      <w:marLeft w:val="0"/>
      <w:marRight w:val="0"/>
      <w:marTop w:val="0"/>
      <w:marBottom w:val="0"/>
      <w:divBdr>
        <w:top w:val="none" w:sz="0" w:space="0" w:color="auto"/>
        <w:left w:val="none" w:sz="0" w:space="0" w:color="auto"/>
        <w:bottom w:val="none" w:sz="0" w:space="0" w:color="auto"/>
        <w:right w:val="none" w:sz="0" w:space="0" w:color="auto"/>
      </w:divBdr>
    </w:div>
    <w:div w:id="439106831">
      <w:bodyDiv w:val="1"/>
      <w:marLeft w:val="0"/>
      <w:marRight w:val="0"/>
      <w:marTop w:val="0"/>
      <w:marBottom w:val="0"/>
      <w:divBdr>
        <w:top w:val="none" w:sz="0" w:space="0" w:color="auto"/>
        <w:left w:val="none" w:sz="0" w:space="0" w:color="auto"/>
        <w:bottom w:val="none" w:sz="0" w:space="0" w:color="auto"/>
        <w:right w:val="none" w:sz="0" w:space="0" w:color="auto"/>
      </w:divBdr>
    </w:div>
    <w:div w:id="439836137">
      <w:bodyDiv w:val="1"/>
      <w:marLeft w:val="0"/>
      <w:marRight w:val="0"/>
      <w:marTop w:val="0"/>
      <w:marBottom w:val="0"/>
      <w:divBdr>
        <w:top w:val="none" w:sz="0" w:space="0" w:color="auto"/>
        <w:left w:val="none" w:sz="0" w:space="0" w:color="auto"/>
        <w:bottom w:val="none" w:sz="0" w:space="0" w:color="auto"/>
        <w:right w:val="none" w:sz="0" w:space="0" w:color="auto"/>
      </w:divBdr>
    </w:div>
    <w:div w:id="578829273">
      <w:bodyDiv w:val="1"/>
      <w:marLeft w:val="0"/>
      <w:marRight w:val="0"/>
      <w:marTop w:val="0"/>
      <w:marBottom w:val="0"/>
      <w:divBdr>
        <w:top w:val="none" w:sz="0" w:space="0" w:color="auto"/>
        <w:left w:val="none" w:sz="0" w:space="0" w:color="auto"/>
        <w:bottom w:val="none" w:sz="0" w:space="0" w:color="auto"/>
        <w:right w:val="none" w:sz="0" w:space="0" w:color="auto"/>
      </w:divBdr>
    </w:div>
    <w:div w:id="579027365">
      <w:bodyDiv w:val="1"/>
      <w:marLeft w:val="0"/>
      <w:marRight w:val="0"/>
      <w:marTop w:val="0"/>
      <w:marBottom w:val="0"/>
      <w:divBdr>
        <w:top w:val="none" w:sz="0" w:space="0" w:color="auto"/>
        <w:left w:val="none" w:sz="0" w:space="0" w:color="auto"/>
        <w:bottom w:val="none" w:sz="0" w:space="0" w:color="auto"/>
        <w:right w:val="none" w:sz="0" w:space="0" w:color="auto"/>
      </w:divBdr>
    </w:div>
    <w:div w:id="649601378">
      <w:bodyDiv w:val="1"/>
      <w:marLeft w:val="0"/>
      <w:marRight w:val="0"/>
      <w:marTop w:val="0"/>
      <w:marBottom w:val="0"/>
      <w:divBdr>
        <w:top w:val="none" w:sz="0" w:space="0" w:color="auto"/>
        <w:left w:val="none" w:sz="0" w:space="0" w:color="auto"/>
        <w:bottom w:val="none" w:sz="0" w:space="0" w:color="auto"/>
        <w:right w:val="none" w:sz="0" w:space="0" w:color="auto"/>
      </w:divBdr>
      <w:divsChild>
        <w:div w:id="793866557">
          <w:marLeft w:val="0"/>
          <w:marRight w:val="0"/>
          <w:marTop w:val="0"/>
          <w:marBottom w:val="0"/>
          <w:divBdr>
            <w:top w:val="none" w:sz="0" w:space="0" w:color="auto"/>
            <w:left w:val="none" w:sz="0" w:space="0" w:color="auto"/>
            <w:bottom w:val="none" w:sz="0" w:space="0" w:color="auto"/>
            <w:right w:val="none" w:sz="0" w:space="0" w:color="auto"/>
          </w:divBdr>
        </w:div>
        <w:div w:id="1559632575">
          <w:marLeft w:val="0"/>
          <w:marRight w:val="0"/>
          <w:marTop w:val="0"/>
          <w:marBottom w:val="0"/>
          <w:divBdr>
            <w:top w:val="none" w:sz="0" w:space="0" w:color="auto"/>
            <w:left w:val="none" w:sz="0" w:space="0" w:color="auto"/>
            <w:bottom w:val="none" w:sz="0" w:space="0" w:color="auto"/>
            <w:right w:val="none" w:sz="0" w:space="0" w:color="auto"/>
          </w:divBdr>
        </w:div>
      </w:divsChild>
    </w:div>
    <w:div w:id="710544505">
      <w:bodyDiv w:val="1"/>
      <w:marLeft w:val="0"/>
      <w:marRight w:val="0"/>
      <w:marTop w:val="0"/>
      <w:marBottom w:val="0"/>
      <w:divBdr>
        <w:top w:val="none" w:sz="0" w:space="0" w:color="auto"/>
        <w:left w:val="none" w:sz="0" w:space="0" w:color="auto"/>
        <w:bottom w:val="none" w:sz="0" w:space="0" w:color="auto"/>
        <w:right w:val="none" w:sz="0" w:space="0" w:color="auto"/>
      </w:divBdr>
    </w:div>
    <w:div w:id="727460052">
      <w:bodyDiv w:val="1"/>
      <w:marLeft w:val="0"/>
      <w:marRight w:val="0"/>
      <w:marTop w:val="0"/>
      <w:marBottom w:val="0"/>
      <w:divBdr>
        <w:top w:val="none" w:sz="0" w:space="0" w:color="auto"/>
        <w:left w:val="none" w:sz="0" w:space="0" w:color="auto"/>
        <w:bottom w:val="none" w:sz="0" w:space="0" w:color="auto"/>
        <w:right w:val="none" w:sz="0" w:space="0" w:color="auto"/>
      </w:divBdr>
    </w:div>
    <w:div w:id="732191872">
      <w:bodyDiv w:val="1"/>
      <w:marLeft w:val="0"/>
      <w:marRight w:val="0"/>
      <w:marTop w:val="0"/>
      <w:marBottom w:val="0"/>
      <w:divBdr>
        <w:top w:val="none" w:sz="0" w:space="0" w:color="auto"/>
        <w:left w:val="none" w:sz="0" w:space="0" w:color="auto"/>
        <w:bottom w:val="none" w:sz="0" w:space="0" w:color="auto"/>
        <w:right w:val="none" w:sz="0" w:space="0" w:color="auto"/>
      </w:divBdr>
    </w:div>
    <w:div w:id="742994913">
      <w:bodyDiv w:val="1"/>
      <w:marLeft w:val="0"/>
      <w:marRight w:val="0"/>
      <w:marTop w:val="0"/>
      <w:marBottom w:val="0"/>
      <w:divBdr>
        <w:top w:val="none" w:sz="0" w:space="0" w:color="auto"/>
        <w:left w:val="none" w:sz="0" w:space="0" w:color="auto"/>
        <w:bottom w:val="none" w:sz="0" w:space="0" w:color="auto"/>
        <w:right w:val="none" w:sz="0" w:space="0" w:color="auto"/>
      </w:divBdr>
    </w:div>
    <w:div w:id="768282502">
      <w:bodyDiv w:val="1"/>
      <w:marLeft w:val="0"/>
      <w:marRight w:val="0"/>
      <w:marTop w:val="0"/>
      <w:marBottom w:val="0"/>
      <w:divBdr>
        <w:top w:val="none" w:sz="0" w:space="0" w:color="auto"/>
        <w:left w:val="none" w:sz="0" w:space="0" w:color="auto"/>
        <w:bottom w:val="none" w:sz="0" w:space="0" w:color="auto"/>
        <w:right w:val="none" w:sz="0" w:space="0" w:color="auto"/>
      </w:divBdr>
      <w:divsChild>
        <w:div w:id="305939143">
          <w:marLeft w:val="0"/>
          <w:marRight w:val="0"/>
          <w:marTop w:val="0"/>
          <w:marBottom w:val="0"/>
          <w:divBdr>
            <w:top w:val="none" w:sz="0" w:space="0" w:color="auto"/>
            <w:left w:val="none" w:sz="0" w:space="0" w:color="auto"/>
            <w:bottom w:val="none" w:sz="0" w:space="0" w:color="auto"/>
            <w:right w:val="none" w:sz="0" w:space="0" w:color="auto"/>
          </w:divBdr>
        </w:div>
        <w:div w:id="696320208">
          <w:marLeft w:val="0"/>
          <w:marRight w:val="0"/>
          <w:marTop w:val="0"/>
          <w:marBottom w:val="0"/>
          <w:divBdr>
            <w:top w:val="none" w:sz="0" w:space="0" w:color="auto"/>
            <w:left w:val="none" w:sz="0" w:space="0" w:color="auto"/>
            <w:bottom w:val="none" w:sz="0" w:space="0" w:color="auto"/>
            <w:right w:val="none" w:sz="0" w:space="0" w:color="auto"/>
          </w:divBdr>
        </w:div>
        <w:div w:id="1083529042">
          <w:marLeft w:val="0"/>
          <w:marRight w:val="0"/>
          <w:marTop w:val="0"/>
          <w:marBottom w:val="0"/>
          <w:divBdr>
            <w:top w:val="none" w:sz="0" w:space="0" w:color="auto"/>
            <w:left w:val="none" w:sz="0" w:space="0" w:color="auto"/>
            <w:bottom w:val="none" w:sz="0" w:space="0" w:color="auto"/>
            <w:right w:val="none" w:sz="0" w:space="0" w:color="auto"/>
          </w:divBdr>
        </w:div>
        <w:div w:id="1666280617">
          <w:marLeft w:val="0"/>
          <w:marRight w:val="0"/>
          <w:marTop w:val="0"/>
          <w:marBottom w:val="0"/>
          <w:divBdr>
            <w:top w:val="none" w:sz="0" w:space="0" w:color="auto"/>
            <w:left w:val="none" w:sz="0" w:space="0" w:color="auto"/>
            <w:bottom w:val="none" w:sz="0" w:space="0" w:color="auto"/>
            <w:right w:val="none" w:sz="0" w:space="0" w:color="auto"/>
          </w:divBdr>
        </w:div>
        <w:div w:id="1710839443">
          <w:marLeft w:val="0"/>
          <w:marRight w:val="0"/>
          <w:marTop w:val="0"/>
          <w:marBottom w:val="0"/>
          <w:divBdr>
            <w:top w:val="none" w:sz="0" w:space="0" w:color="auto"/>
            <w:left w:val="none" w:sz="0" w:space="0" w:color="auto"/>
            <w:bottom w:val="none" w:sz="0" w:space="0" w:color="auto"/>
            <w:right w:val="none" w:sz="0" w:space="0" w:color="auto"/>
          </w:divBdr>
        </w:div>
      </w:divsChild>
    </w:div>
    <w:div w:id="831019881">
      <w:bodyDiv w:val="1"/>
      <w:marLeft w:val="0"/>
      <w:marRight w:val="0"/>
      <w:marTop w:val="0"/>
      <w:marBottom w:val="0"/>
      <w:divBdr>
        <w:top w:val="none" w:sz="0" w:space="0" w:color="auto"/>
        <w:left w:val="none" w:sz="0" w:space="0" w:color="auto"/>
        <w:bottom w:val="none" w:sz="0" w:space="0" w:color="auto"/>
        <w:right w:val="none" w:sz="0" w:space="0" w:color="auto"/>
      </w:divBdr>
    </w:div>
    <w:div w:id="1001086800">
      <w:bodyDiv w:val="1"/>
      <w:marLeft w:val="0"/>
      <w:marRight w:val="0"/>
      <w:marTop w:val="0"/>
      <w:marBottom w:val="0"/>
      <w:divBdr>
        <w:top w:val="none" w:sz="0" w:space="0" w:color="auto"/>
        <w:left w:val="none" w:sz="0" w:space="0" w:color="auto"/>
        <w:bottom w:val="none" w:sz="0" w:space="0" w:color="auto"/>
        <w:right w:val="none" w:sz="0" w:space="0" w:color="auto"/>
      </w:divBdr>
    </w:div>
    <w:div w:id="1042249525">
      <w:bodyDiv w:val="1"/>
      <w:marLeft w:val="0"/>
      <w:marRight w:val="0"/>
      <w:marTop w:val="0"/>
      <w:marBottom w:val="0"/>
      <w:divBdr>
        <w:top w:val="none" w:sz="0" w:space="0" w:color="auto"/>
        <w:left w:val="none" w:sz="0" w:space="0" w:color="auto"/>
        <w:bottom w:val="none" w:sz="0" w:space="0" w:color="auto"/>
        <w:right w:val="none" w:sz="0" w:space="0" w:color="auto"/>
      </w:divBdr>
    </w:div>
    <w:div w:id="1117679774">
      <w:bodyDiv w:val="1"/>
      <w:marLeft w:val="0"/>
      <w:marRight w:val="0"/>
      <w:marTop w:val="0"/>
      <w:marBottom w:val="0"/>
      <w:divBdr>
        <w:top w:val="none" w:sz="0" w:space="0" w:color="auto"/>
        <w:left w:val="none" w:sz="0" w:space="0" w:color="auto"/>
        <w:bottom w:val="none" w:sz="0" w:space="0" w:color="auto"/>
        <w:right w:val="none" w:sz="0" w:space="0" w:color="auto"/>
      </w:divBdr>
    </w:div>
    <w:div w:id="1174106742">
      <w:bodyDiv w:val="1"/>
      <w:marLeft w:val="0"/>
      <w:marRight w:val="0"/>
      <w:marTop w:val="0"/>
      <w:marBottom w:val="0"/>
      <w:divBdr>
        <w:top w:val="none" w:sz="0" w:space="0" w:color="auto"/>
        <w:left w:val="none" w:sz="0" w:space="0" w:color="auto"/>
        <w:bottom w:val="none" w:sz="0" w:space="0" w:color="auto"/>
        <w:right w:val="none" w:sz="0" w:space="0" w:color="auto"/>
      </w:divBdr>
      <w:divsChild>
        <w:div w:id="1462575575">
          <w:marLeft w:val="0"/>
          <w:marRight w:val="0"/>
          <w:marTop w:val="0"/>
          <w:marBottom w:val="0"/>
          <w:divBdr>
            <w:top w:val="none" w:sz="0" w:space="0" w:color="auto"/>
            <w:left w:val="none" w:sz="0" w:space="0" w:color="auto"/>
            <w:bottom w:val="none" w:sz="0" w:space="0" w:color="auto"/>
            <w:right w:val="none" w:sz="0" w:space="0" w:color="auto"/>
          </w:divBdr>
        </w:div>
        <w:div w:id="1464152112">
          <w:marLeft w:val="0"/>
          <w:marRight w:val="0"/>
          <w:marTop w:val="0"/>
          <w:marBottom w:val="0"/>
          <w:divBdr>
            <w:top w:val="none" w:sz="0" w:space="0" w:color="auto"/>
            <w:left w:val="none" w:sz="0" w:space="0" w:color="auto"/>
            <w:bottom w:val="none" w:sz="0" w:space="0" w:color="auto"/>
            <w:right w:val="none" w:sz="0" w:space="0" w:color="auto"/>
          </w:divBdr>
        </w:div>
      </w:divsChild>
    </w:div>
    <w:div w:id="1263681852">
      <w:bodyDiv w:val="1"/>
      <w:marLeft w:val="0"/>
      <w:marRight w:val="0"/>
      <w:marTop w:val="0"/>
      <w:marBottom w:val="0"/>
      <w:divBdr>
        <w:top w:val="none" w:sz="0" w:space="0" w:color="auto"/>
        <w:left w:val="none" w:sz="0" w:space="0" w:color="auto"/>
        <w:bottom w:val="none" w:sz="0" w:space="0" w:color="auto"/>
        <w:right w:val="none" w:sz="0" w:space="0" w:color="auto"/>
      </w:divBdr>
    </w:div>
    <w:div w:id="1279944586">
      <w:bodyDiv w:val="1"/>
      <w:marLeft w:val="0"/>
      <w:marRight w:val="0"/>
      <w:marTop w:val="0"/>
      <w:marBottom w:val="0"/>
      <w:divBdr>
        <w:top w:val="none" w:sz="0" w:space="0" w:color="auto"/>
        <w:left w:val="none" w:sz="0" w:space="0" w:color="auto"/>
        <w:bottom w:val="none" w:sz="0" w:space="0" w:color="auto"/>
        <w:right w:val="none" w:sz="0" w:space="0" w:color="auto"/>
      </w:divBdr>
      <w:divsChild>
        <w:div w:id="223024544">
          <w:marLeft w:val="547"/>
          <w:marRight w:val="0"/>
          <w:marTop w:val="0"/>
          <w:marBottom w:val="0"/>
          <w:divBdr>
            <w:top w:val="none" w:sz="0" w:space="0" w:color="auto"/>
            <w:left w:val="none" w:sz="0" w:space="0" w:color="auto"/>
            <w:bottom w:val="none" w:sz="0" w:space="0" w:color="auto"/>
            <w:right w:val="none" w:sz="0" w:space="0" w:color="auto"/>
          </w:divBdr>
        </w:div>
        <w:div w:id="1377269940">
          <w:marLeft w:val="1166"/>
          <w:marRight w:val="0"/>
          <w:marTop w:val="0"/>
          <w:marBottom w:val="0"/>
          <w:divBdr>
            <w:top w:val="none" w:sz="0" w:space="0" w:color="auto"/>
            <w:left w:val="none" w:sz="0" w:space="0" w:color="auto"/>
            <w:bottom w:val="none" w:sz="0" w:space="0" w:color="auto"/>
            <w:right w:val="none" w:sz="0" w:space="0" w:color="auto"/>
          </w:divBdr>
        </w:div>
        <w:div w:id="1837186458">
          <w:marLeft w:val="547"/>
          <w:marRight w:val="0"/>
          <w:marTop w:val="0"/>
          <w:marBottom w:val="0"/>
          <w:divBdr>
            <w:top w:val="none" w:sz="0" w:space="0" w:color="auto"/>
            <w:left w:val="none" w:sz="0" w:space="0" w:color="auto"/>
            <w:bottom w:val="none" w:sz="0" w:space="0" w:color="auto"/>
            <w:right w:val="none" w:sz="0" w:space="0" w:color="auto"/>
          </w:divBdr>
        </w:div>
        <w:div w:id="1164275409">
          <w:marLeft w:val="1166"/>
          <w:marRight w:val="0"/>
          <w:marTop w:val="0"/>
          <w:marBottom w:val="0"/>
          <w:divBdr>
            <w:top w:val="none" w:sz="0" w:space="0" w:color="auto"/>
            <w:left w:val="none" w:sz="0" w:space="0" w:color="auto"/>
            <w:bottom w:val="none" w:sz="0" w:space="0" w:color="auto"/>
            <w:right w:val="none" w:sz="0" w:space="0" w:color="auto"/>
          </w:divBdr>
        </w:div>
        <w:div w:id="1419668562">
          <w:marLeft w:val="547"/>
          <w:marRight w:val="0"/>
          <w:marTop w:val="0"/>
          <w:marBottom w:val="0"/>
          <w:divBdr>
            <w:top w:val="none" w:sz="0" w:space="0" w:color="auto"/>
            <w:left w:val="none" w:sz="0" w:space="0" w:color="auto"/>
            <w:bottom w:val="none" w:sz="0" w:space="0" w:color="auto"/>
            <w:right w:val="none" w:sz="0" w:space="0" w:color="auto"/>
          </w:divBdr>
        </w:div>
        <w:div w:id="1125612807">
          <w:marLeft w:val="1166"/>
          <w:marRight w:val="0"/>
          <w:marTop w:val="0"/>
          <w:marBottom w:val="0"/>
          <w:divBdr>
            <w:top w:val="none" w:sz="0" w:space="0" w:color="auto"/>
            <w:left w:val="none" w:sz="0" w:space="0" w:color="auto"/>
            <w:bottom w:val="none" w:sz="0" w:space="0" w:color="auto"/>
            <w:right w:val="none" w:sz="0" w:space="0" w:color="auto"/>
          </w:divBdr>
        </w:div>
        <w:div w:id="1494295030">
          <w:marLeft w:val="547"/>
          <w:marRight w:val="0"/>
          <w:marTop w:val="0"/>
          <w:marBottom w:val="0"/>
          <w:divBdr>
            <w:top w:val="none" w:sz="0" w:space="0" w:color="auto"/>
            <w:left w:val="none" w:sz="0" w:space="0" w:color="auto"/>
            <w:bottom w:val="none" w:sz="0" w:space="0" w:color="auto"/>
            <w:right w:val="none" w:sz="0" w:space="0" w:color="auto"/>
          </w:divBdr>
        </w:div>
        <w:div w:id="270553636">
          <w:marLeft w:val="1166"/>
          <w:marRight w:val="0"/>
          <w:marTop w:val="0"/>
          <w:marBottom w:val="0"/>
          <w:divBdr>
            <w:top w:val="none" w:sz="0" w:space="0" w:color="auto"/>
            <w:left w:val="none" w:sz="0" w:space="0" w:color="auto"/>
            <w:bottom w:val="none" w:sz="0" w:space="0" w:color="auto"/>
            <w:right w:val="none" w:sz="0" w:space="0" w:color="auto"/>
          </w:divBdr>
        </w:div>
      </w:divsChild>
    </w:div>
    <w:div w:id="1280064706">
      <w:bodyDiv w:val="1"/>
      <w:marLeft w:val="0"/>
      <w:marRight w:val="0"/>
      <w:marTop w:val="0"/>
      <w:marBottom w:val="0"/>
      <w:divBdr>
        <w:top w:val="none" w:sz="0" w:space="0" w:color="auto"/>
        <w:left w:val="none" w:sz="0" w:space="0" w:color="auto"/>
        <w:bottom w:val="none" w:sz="0" w:space="0" w:color="auto"/>
        <w:right w:val="none" w:sz="0" w:space="0" w:color="auto"/>
      </w:divBdr>
    </w:div>
    <w:div w:id="1326475982">
      <w:bodyDiv w:val="1"/>
      <w:marLeft w:val="0"/>
      <w:marRight w:val="0"/>
      <w:marTop w:val="0"/>
      <w:marBottom w:val="0"/>
      <w:divBdr>
        <w:top w:val="none" w:sz="0" w:space="0" w:color="auto"/>
        <w:left w:val="none" w:sz="0" w:space="0" w:color="auto"/>
        <w:bottom w:val="none" w:sz="0" w:space="0" w:color="auto"/>
        <w:right w:val="none" w:sz="0" w:space="0" w:color="auto"/>
      </w:divBdr>
    </w:div>
    <w:div w:id="1337226329">
      <w:bodyDiv w:val="1"/>
      <w:marLeft w:val="0"/>
      <w:marRight w:val="0"/>
      <w:marTop w:val="0"/>
      <w:marBottom w:val="0"/>
      <w:divBdr>
        <w:top w:val="none" w:sz="0" w:space="0" w:color="auto"/>
        <w:left w:val="none" w:sz="0" w:space="0" w:color="auto"/>
        <w:bottom w:val="none" w:sz="0" w:space="0" w:color="auto"/>
        <w:right w:val="none" w:sz="0" w:space="0" w:color="auto"/>
      </w:divBdr>
    </w:div>
    <w:div w:id="1347369179">
      <w:bodyDiv w:val="1"/>
      <w:marLeft w:val="0"/>
      <w:marRight w:val="0"/>
      <w:marTop w:val="0"/>
      <w:marBottom w:val="0"/>
      <w:divBdr>
        <w:top w:val="none" w:sz="0" w:space="0" w:color="auto"/>
        <w:left w:val="none" w:sz="0" w:space="0" w:color="auto"/>
        <w:bottom w:val="none" w:sz="0" w:space="0" w:color="auto"/>
        <w:right w:val="none" w:sz="0" w:space="0" w:color="auto"/>
      </w:divBdr>
      <w:divsChild>
        <w:div w:id="522674261">
          <w:marLeft w:val="0"/>
          <w:marRight w:val="0"/>
          <w:marTop w:val="0"/>
          <w:marBottom w:val="0"/>
          <w:divBdr>
            <w:top w:val="none" w:sz="0" w:space="0" w:color="auto"/>
            <w:left w:val="none" w:sz="0" w:space="0" w:color="auto"/>
            <w:bottom w:val="none" w:sz="0" w:space="0" w:color="auto"/>
            <w:right w:val="none" w:sz="0" w:space="0" w:color="auto"/>
          </w:divBdr>
        </w:div>
        <w:div w:id="829951621">
          <w:marLeft w:val="0"/>
          <w:marRight w:val="0"/>
          <w:marTop w:val="0"/>
          <w:marBottom w:val="0"/>
          <w:divBdr>
            <w:top w:val="none" w:sz="0" w:space="0" w:color="auto"/>
            <w:left w:val="none" w:sz="0" w:space="0" w:color="auto"/>
            <w:bottom w:val="none" w:sz="0" w:space="0" w:color="auto"/>
            <w:right w:val="none" w:sz="0" w:space="0" w:color="auto"/>
          </w:divBdr>
        </w:div>
        <w:div w:id="877592735">
          <w:marLeft w:val="0"/>
          <w:marRight w:val="0"/>
          <w:marTop w:val="0"/>
          <w:marBottom w:val="0"/>
          <w:divBdr>
            <w:top w:val="none" w:sz="0" w:space="0" w:color="auto"/>
            <w:left w:val="none" w:sz="0" w:space="0" w:color="auto"/>
            <w:bottom w:val="none" w:sz="0" w:space="0" w:color="auto"/>
            <w:right w:val="none" w:sz="0" w:space="0" w:color="auto"/>
          </w:divBdr>
        </w:div>
        <w:div w:id="1113938858">
          <w:marLeft w:val="0"/>
          <w:marRight w:val="0"/>
          <w:marTop w:val="0"/>
          <w:marBottom w:val="0"/>
          <w:divBdr>
            <w:top w:val="none" w:sz="0" w:space="0" w:color="auto"/>
            <w:left w:val="none" w:sz="0" w:space="0" w:color="auto"/>
            <w:bottom w:val="none" w:sz="0" w:space="0" w:color="auto"/>
            <w:right w:val="none" w:sz="0" w:space="0" w:color="auto"/>
          </w:divBdr>
        </w:div>
      </w:divsChild>
    </w:div>
    <w:div w:id="1354376300">
      <w:bodyDiv w:val="1"/>
      <w:marLeft w:val="0"/>
      <w:marRight w:val="0"/>
      <w:marTop w:val="0"/>
      <w:marBottom w:val="0"/>
      <w:divBdr>
        <w:top w:val="none" w:sz="0" w:space="0" w:color="auto"/>
        <w:left w:val="none" w:sz="0" w:space="0" w:color="auto"/>
        <w:bottom w:val="none" w:sz="0" w:space="0" w:color="auto"/>
        <w:right w:val="none" w:sz="0" w:space="0" w:color="auto"/>
      </w:divBdr>
      <w:divsChild>
        <w:div w:id="660079562">
          <w:marLeft w:val="0"/>
          <w:marRight w:val="0"/>
          <w:marTop w:val="0"/>
          <w:marBottom w:val="0"/>
          <w:divBdr>
            <w:top w:val="none" w:sz="0" w:space="0" w:color="auto"/>
            <w:left w:val="none" w:sz="0" w:space="0" w:color="auto"/>
            <w:bottom w:val="none" w:sz="0" w:space="0" w:color="auto"/>
            <w:right w:val="none" w:sz="0" w:space="0" w:color="auto"/>
          </w:divBdr>
        </w:div>
        <w:div w:id="1789474437">
          <w:marLeft w:val="0"/>
          <w:marRight w:val="0"/>
          <w:marTop w:val="0"/>
          <w:marBottom w:val="0"/>
          <w:divBdr>
            <w:top w:val="none" w:sz="0" w:space="0" w:color="auto"/>
            <w:left w:val="none" w:sz="0" w:space="0" w:color="auto"/>
            <w:bottom w:val="none" w:sz="0" w:space="0" w:color="auto"/>
            <w:right w:val="none" w:sz="0" w:space="0" w:color="auto"/>
          </w:divBdr>
        </w:div>
        <w:div w:id="1906724833">
          <w:marLeft w:val="0"/>
          <w:marRight w:val="0"/>
          <w:marTop w:val="0"/>
          <w:marBottom w:val="0"/>
          <w:divBdr>
            <w:top w:val="none" w:sz="0" w:space="0" w:color="auto"/>
            <w:left w:val="none" w:sz="0" w:space="0" w:color="auto"/>
            <w:bottom w:val="none" w:sz="0" w:space="0" w:color="auto"/>
            <w:right w:val="none" w:sz="0" w:space="0" w:color="auto"/>
          </w:divBdr>
        </w:div>
        <w:div w:id="2144156395">
          <w:marLeft w:val="0"/>
          <w:marRight w:val="0"/>
          <w:marTop w:val="0"/>
          <w:marBottom w:val="0"/>
          <w:divBdr>
            <w:top w:val="none" w:sz="0" w:space="0" w:color="auto"/>
            <w:left w:val="none" w:sz="0" w:space="0" w:color="auto"/>
            <w:bottom w:val="none" w:sz="0" w:space="0" w:color="auto"/>
            <w:right w:val="none" w:sz="0" w:space="0" w:color="auto"/>
          </w:divBdr>
        </w:div>
      </w:divsChild>
    </w:div>
    <w:div w:id="1437943916">
      <w:bodyDiv w:val="1"/>
      <w:marLeft w:val="0"/>
      <w:marRight w:val="0"/>
      <w:marTop w:val="0"/>
      <w:marBottom w:val="0"/>
      <w:divBdr>
        <w:top w:val="none" w:sz="0" w:space="0" w:color="auto"/>
        <w:left w:val="none" w:sz="0" w:space="0" w:color="auto"/>
        <w:bottom w:val="none" w:sz="0" w:space="0" w:color="auto"/>
        <w:right w:val="none" w:sz="0" w:space="0" w:color="auto"/>
      </w:divBdr>
    </w:div>
    <w:div w:id="1613591809">
      <w:bodyDiv w:val="1"/>
      <w:marLeft w:val="0"/>
      <w:marRight w:val="0"/>
      <w:marTop w:val="0"/>
      <w:marBottom w:val="0"/>
      <w:divBdr>
        <w:top w:val="none" w:sz="0" w:space="0" w:color="auto"/>
        <w:left w:val="none" w:sz="0" w:space="0" w:color="auto"/>
        <w:bottom w:val="none" w:sz="0" w:space="0" w:color="auto"/>
        <w:right w:val="none" w:sz="0" w:space="0" w:color="auto"/>
      </w:divBdr>
      <w:divsChild>
        <w:div w:id="202061414">
          <w:marLeft w:val="0"/>
          <w:marRight w:val="0"/>
          <w:marTop w:val="0"/>
          <w:marBottom w:val="0"/>
          <w:divBdr>
            <w:top w:val="none" w:sz="0" w:space="0" w:color="auto"/>
            <w:left w:val="none" w:sz="0" w:space="0" w:color="auto"/>
            <w:bottom w:val="none" w:sz="0" w:space="0" w:color="auto"/>
            <w:right w:val="none" w:sz="0" w:space="0" w:color="auto"/>
          </w:divBdr>
        </w:div>
        <w:div w:id="2042054049">
          <w:marLeft w:val="0"/>
          <w:marRight w:val="0"/>
          <w:marTop w:val="0"/>
          <w:marBottom w:val="0"/>
          <w:divBdr>
            <w:top w:val="none" w:sz="0" w:space="0" w:color="auto"/>
            <w:left w:val="none" w:sz="0" w:space="0" w:color="auto"/>
            <w:bottom w:val="none" w:sz="0" w:space="0" w:color="auto"/>
            <w:right w:val="none" w:sz="0" w:space="0" w:color="auto"/>
          </w:divBdr>
        </w:div>
      </w:divsChild>
    </w:div>
    <w:div w:id="1623997525">
      <w:bodyDiv w:val="1"/>
      <w:marLeft w:val="0"/>
      <w:marRight w:val="0"/>
      <w:marTop w:val="0"/>
      <w:marBottom w:val="0"/>
      <w:divBdr>
        <w:top w:val="none" w:sz="0" w:space="0" w:color="auto"/>
        <w:left w:val="none" w:sz="0" w:space="0" w:color="auto"/>
        <w:bottom w:val="none" w:sz="0" w:space="0" w:color="auto"/>
        <w:right w:val="none" w:sz="0" w:space="0" w:color="auto"/>
      </w:divBdr>
      <w:divsChild>
        <w:div w:id="30039311">
          <w:marLeft w:val="0"/>
          <w:marRight w:val="0"/>
          <w:marTop w:val="0"/>
          <w:marBottom w:val="0"/>
          <w:divBdr>
            <w:top w:val="none" w:sz="0" w:space="0" w:color="auto"/>
            <w:left w:val="none" w:sz="0" w:space="0" w:color="auto"/>
            <w:bottom w:val="none" w:sz="0" w:space="0" w:color="auto"/>
            <w:right w:val="none" w:sz="0" w:space="0" w:color="auto"/>
          </w:divBdr>
        </w:div>
        <w:div w:id="748577517">
          <w:marLeft w:val="0"/>
          <w:marRight w:val="0"/>
          <w:marTop w:val="0"/>
          <w:marBottom w:val="0"/>
          <w:divBdr>
            <w:top w:val="none" w:sz="0" w:space="0" w:color="auto"/>
            <w:left w:val="none" w:sz="0" w:space="0" w:color="auto"/>
            <w:bottom w:val="none" w:sz="0" w:space="0" w:color="auto"/>
            <w:right w:val="none" w:sz="0" w:space="0" w:color="auto"/>
          </w:divBdr>
        </w:div>
        <w:div w:id="1430807355">
          <w:marLeft w:val="0"/>
          <w:marRight w:val="0"/>
          <w:marTop w:val="0"/>
          <w:marBottom w:val="0"/>
          <w:divBdr>
            <w:top w:val="none" w:sz="0" w:space="0" w:color="auto"/>
            <w:left w:val="none" w:sz="0" w:space="0" w:color="auto"/>
            <w:bottom w:val="none" w:sz="0" w:space="0" w:color="auto"/>
            <w:right w:val="none" w:sz="0" w:space="0" w:color="auto"/>
          </w:divBdr>
        </w:div>
        <w:div w:id="2052068289">
          <w:marLeft w:val="0"/>
          <w:marRight w:val="0"/>
          <w:marTop w:val="0"/>
          <w:marBottom w:val="0"/>
          <w:divBdr>
            <w:top w:val="none" w:sz="0" w:space="0" w:color="auto"/>
            <w:left w:val="none" w:sz="0" w:space="0" w:color="auto"/>
            <w:bottom w:val="none" w:sz="0" w:space="0" w:color="auto"/>
            <w:right w:val="none" w:sz="0" w:space="0" w:color="auto"/>
          </w:divBdr>
        </w:div>
      </w:divsChild>
    </w:div>
    <w:div w:id="1626160597">
      <w:bodyDiv w:val="1"/>
      <w:marLeft w:val="0"/>
      <w:marRight w:val="0"/>
      <w:marTop w:val="0"/>
      <w:marBottom w:val="0"/>
      <w:divBdr>
        <w:top w:val="none" w:sz="0" w:space="0" w:color="auto"/>
        <w:left w:val="none" w:sz="0" w:space="0" w:color="auto"/>
        <w:bottom w:val="none" w:sz="0" w:space="0" w:color="auto"/>
        <w:right w:val="none" w:sz="0" w:space="0" w:color="auto"/>
      </w:divBdr>
      <w:divsChild>
        <w:div w:id="1350333050">
          <w:marLeft w:val="0"/>
          <w:marRight w:val="0"/>
          <w:marTop w:val="0"/>
          <w:marBottom w:val="0"/>
          <w:divBdr>
            <w:top w:val="none" w:sz="0" w:space="0" w:color="auto"/>
            <w:left w:val="none" w:sz="0" w:space="0" w:color="auto"/>
            <w:bottom w:val="none" w:sz="0" w:space="0" w:color="auto"/>
            <w:right w:val="none" w:sz="0" w:space="0" w:color="auto"/>
          </w:divBdr>
        </w:div>
        <w:div w:id="1550803921">
          <w:marLeft w:val="0"/>
          <w:marRight w:val="0"/>
          <w:marTop w:val="0"/>
          <w:marBottom w:val="0"/>
          <w:divBdr>
            <w:top w:val="none" w:sz="0" w:space="0" w:color="auto"/>
            <w:left w:val="none" w:sz="0" w:space="0" w:color="auto"/>
            <w:bottom w:val="none" w:sz="0" w:space="0" w:color="auto"/>
            <w:right w:val="none" w:sz="0" w:space="0" w:color="auto"/>
          </w:divBdr>
        </w:div>
      </w:divsChild>
    </w:div>
    <w:div w:id="1682273388">
      <w:bodyDiv w:val="1"/>
      <w:marLeft w:val="0"/>
      <w:marRight w:val="0"/>
      <w:marTop w:val="0"/>
      <w:marBottom w:val="0"/>
      <w:divBdr>
        <w:top w:val="none" w:sz="0" w:space="0" w:color="auto"/>
        <w:left w:val="none" w:sz="0" w:space="0" w:color="auto"/>
        <w:bottom w:val="none" w:sz="0" w:space="0" w:color="auto"/>
        <w:right w:val="none" w:sz="0" w:space="0" w:color="auto"/>
      </w:divBdr>
    </w:div>
    <w:div w:id="2054038304">
      <w:bodyDiv w:val="1"/>
      <w:marLeft w:val="0"/>
      <w:marRight w:val="0"/>
      <w:marTop w:val="0"/>
      <w:marBottom w:val="0"/>
      <w:divBdr>
        <w:top w:val="none" w:sz="0" w:space="0" w:color="auto"/>
        <w:left w:val="none" w:sz="0" w:space="0" w:color="auto"/>
        <w:bottom w:val="none" w:sz="0" w:space="0" w:color="auto"/>
        <w:right w:val="none" w:sz="0" w:space="0" w:color="auto"/>
      </w:divBdr>
      <w:divsChild>
        <w:div w:id="954337072">
          <w:marLeft w:val="0"/>
          <w:marRight w:val="0"/>
          <w:marTop w:val="0"/>
          <w:marBottom w:val="0"/>
          <w:divBdr>
            <w:top w:val="none" w:sz="0" w:space="0" w:color="auto"/>
            <w:left w:val="none" w:sz="0" w:space="0" w:color="auto"/>
            <w:bottom w:val="none" w:sz="0" w:space="0" w:color="auto"/>
            <w:right w:val="none" w:sz="0" w:space="0" w:color="auto"/>
          </w:divBdr>
        </w:div>
        <w:div w:id="1466973919">
          <w:marLeft w:val="0"/>
          <w:marRight w:val="0"/>
          <w:marTop w:val="0"/>
          <w:marBottom w:val="0"/>
          <w:divBdr>
            <w:top w:val="none" w:sz="0" w:space="0" w:color="auto"/>
            <w:left w:val="none" w:sz="0" w:space="0" w:color="auto"/>
            <w:bottom w:val="none" w:sz="0" w:space="0" w:color="auto"/>
            <w:right w:val="none" w:sz="0" w:space="0" w:color="auto"/>
          </w:divBdr>
        </w:div>
      </w:divsChild>
    </w:div>
    <w:div w:id="2116365697">
      <w:bodyDiv w:val="1"/>
      <w:marLeft w:val="0"/>
      <w:marRight w:val="0"/>
      <w:marTop w:val="0"/>
      <w:marBottom w:val="0"/>
      <w:divBdr>
        <w:top w:val="none" w:sz="0" w:space="0" w:color="auto"/>
        <w:left w:val="none" w:sz="0" w:space="0" w:color="auto"/>
        <w:bottom w:val="none" w:sz="0" w:space="0" w:color="auto"/>
        <w:right w:val="none" w:sz="0" w:space="0" w:color="auto"/>
      </w:divBdr>
      <w:divsChild>
        <w:div w:id="588124047">
          <w:marLeft w:val="0"/>
          <w:marRight w:val="0"/>
          <w:marTop w:val="0"/>
          <w:marBottom w:val="0"/>
          <w:divBdr>
            <w:top w:val="none" w:sz="0" w:space="0" w:color="auto"/>
            <w:left w:val="none" w:sz="0" w:space="0" w:color="auto"/>
            <w:bottom w:val="none" w:sz="0" w:space="0" w:color="auto"/>
            <w:right w:val="none" w:sz="0" w:space="0" w:color="auto"/>
          </w:divBdr>
        </w:div>
        <w:div w:id="161331952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diagramQuickStyle" Target="diagrams/quickStyle5.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diagramQuickStyle" Target="diagrams/quickStyle4.xml"/><Relationship Id="rId42" Type="http://schemas.openxmlformats.org/officeDocument/2006/relationships/diagramData" Target="diagrams/data6.xml"/><Relationship Id="rId47" Type="http://schemas.openxmlformats.org/officeDocument/2006/relationships/image" Target="media/image8.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png"/><Relationship Id="rId29" Type="http://schemas.openxmlformats.org/officeDocument/2006/relationships/diagramQuickStyle" Target="diagrams/quickStyle3.xml"/><Relationship Id="rId41" Type="http://schemas.microsoft.com/office/2007/relationships/diagramDrawing" Target="diagrams/drawing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QuickStyle" Target="diagrams/quickStyle2.xml"/><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5.png"/><Relationship Id="rId31" Type="http://schemas.microsoft.com/office/2007/relationships/diagramDrawing" Target="diagrams/drawing3.xml"/><Relationship Id="rId44" Type="http://schemas.openxmlformats.org/officeDocument/2006/relationships/diagramQuickStyle" Target="diagrams/quickStyle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microsoft.com/office/2007/relationships/hdphoto" Target="media/hdphoto1.wdp"/><Relationship Id="rId8" Type="http://schemas.openxmlformats.org/officeDocument/2006/relationships/image" Target="media/image1.png"/><Relationship Id="rId5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A08E9-1546-9D44-9404-73B5E717C589}" type="doc">
      <dgm:prSet loTypeId="urn:microsoft.com/office/officeart/2005/8/layout/vList2" loCatId="" qsTypeId="urn:microsoft.com/office/officeart/2005/8/quickstyle/simple2" qsCatId="simple" csTypeId="urn:microsoft.com/office/officeart/2005/8/colors/accent0_1" csCatId="mainScheme" phldr="1"/>
      <dgm:spPr/>
      <dgm:t>
        <a:bodyPr/>
        <a:lstStyle/>
        <a:p>
          <a:endParaRPr lang="de-DE"/>
        </a:p>
      </dgm:t>
    </dgm:pt>
    <dgm:pt modelId="{139A43C7-8E40-0E40-AB51-B17AADA84373}">
      <dgm:prSet phldrT="[Text]"/>
      <dgm:spPr>
        <a:solidFill>
          <a:schemeClr val="bg1">
            <a:lumMod val="75000"/>
          </a:schemeClr>
        </a:solidFill>
      </dgm:spPr>
      <dgm:t>
        <a:bodyPr/>
        <a:lstStyle/>
        <a:p>
          <a:r>
            <a:rPr lang="de-DE"/>
            <a:t>SWERA</a:t>
          </a:r>
        </a:p>
      </dgm:t>
    </dgm:pt>
    <dgm:pt modelId="{8E1B5745-C933-344A-AD59-9C4EA30C758C}" type="parTrans" cxnId="{2AAF169E-8F03-7C42-8AE8-A34238BC8A96}">
      <dgm:prSet/>
      <dgm:spPr/>
      <dgm:t>
        <a:bodyPr/>
        <a:lstStyle/>
        <a:p>
          <a:endParaRPr lang="de-DE"/>
        </a:p>
      </dgm:t>
    </dgm:pt>
    <dgm:pt modelId="{BC1A18CF-A439-A44A-832F-54E3A79E173B}" type="sibTrans" cxnId="{2AAF169E-8F03-7C42-8AE8-A34238BC8A96}">
      <dgm:prSet/>
      <dgm:spPr/>
      <dgm:t>
        <a:bodyPr/>
        <a:lstStyle/>
        <a:p>
          <a:endParaRPr lang="de-DE"/>
        </a:p>
      </dgm:t>
    </dgm:pt>
    <dgm:pt modelId="{29E5F97C-B57E-E241-9E38-C212B5CC1FB6}">
      <dgm:prSet phldrT="[Text]"/>
      <dgm:spPr/>
      <dgm:t>
        <a:bodyPr/>
        <a:lstStyle/>
        <a:p>
          <a:r>
            <a:rPr lang="de-DE"/>
            <a:t>Focus on Clean Energy &amp; Policies</a:t>
          </a:r>
        </a:p>
      </dgm:t>
    </dgm:pt>
    <dgm:pt modelId="{B6EB20F4-DE65-A849-97AE-86D11E992465}" type="parTrans" cxnId="{DEA76A00-FAE9-0041-A15D-4173450BD083}">
      <dgm:prSet/>
      <dgm:spPr/>
      <dgm:t>
        <a:bodyPr/>
        <a:lstStyle/>
        <a:p>
          <a:endParaRPr lang="de-DE"/>
        </a:p>
      </dgm:t>
    </dgm:pt>
    <dgm:pt modelId="{9B359513-18AB-E14A-8F2E-2948D77EA9D5}" type="sibTrans" cxnId="{DEA76A00-FAE9-0041-A15D-4173450BD083}">
      <dgm:prSet/>
      <dgm:spPr/>
      <dgm:t>
        <a:bodyPr/>
        <a:lstStyle/>
        <a:p>
          <a:endParaRPr lang="de-DE"/>
        </a:p>
      </dgm:t>
    </dgm:pt>
    <dgm:pt modelId="{A016FA29-CF88-4E4B-9D1D-2A552CDBF796}">
      <dgm:prSet phldrT="[Text]"/>
      <dgm:spPr/>
      <dgm:t>
        <a:bodyPr/>
        <a:lstStyle/>
        <a:p>
          <a:r>
            <a:rPr lang="de-DE"/>
            <a:t>Focus on Policies</a:t>
          </a:r>
        </a:p>
      </dgm:t>
    </dgm:pt>
    <dgm:pt modelId="{FDE96FC8-6AAA-1442-B781-064ACB83AC77}" type="parTrans" cxnId="{1A5E97BA-D0F3-554E-A33A-B4742A6EA60B}">
      <dgm:prSet/>
      <dgm:spPr/>
      <dgm:t>
        <a:bodyPr/>
        <a:lstStyle/>
        <a:p>
          <a:endParaRPr lang="de-DE"/>
        </a:p>
      </dgm:t>
    </dgm:pt>
    <dgm:pt modelId="{9CB5B665-3301-0940-9EBF-C07BE167E1F1}" type="sibTrans" cxnId="{1A5E97BA-D0F3-554E-A33A-B4742A6EA60B}">
      <dgm:prSet/>
      <dgm:spPr/>
      <dgm:t>
        <a:bodyPr/>
        <a:lstStyle/>
        <a:p>
          <a:endParaRPr lang="de-DE"/>
        </a:p>
      </dgm:t>
    </dgm:pt>
    <dgm:pt modelId="{9DA4E1C5-EF2B-6245-8359-13BA032DF9E3}">
      <dgm:prSet phldrT="[Text]"/>
      <dgm:spPr>
        <a:solidFill>
          <a:schemeClr val="bg1">
            <a:lumMod val="85000"/>
          </a:schemeClr>
        </a:solidFill>
      </dgm:spPr>
      <dgm:t>
        <a:bodyPr/>
        <a:lstStyle/>
        <a:p>
          <a:r>
            <a:rPr lang="de-DE"/>
            <a:t>REN21 &amp; REEEP</a:t>
          </a:r>
        </a:p>
      </dgm:t>
    </dgm:pt>
    <dgm:pt modelId="{31F717B1-444D-C947-8FBB-6F4CF116F832}" type="parTrans" cxnId="{AFCF525F-680A-7443-A363-B933BBB3EA49}">
      <dgm:prSet/>
      <dgm:spPr/>
      <dgm:t>
        <a:bodyPr/>
        <a:lstStyle/>
        <a:p>
          <a:endParaRPr lang="de-DE"/>
        </a:p>
      </dgm:t>
    </dgm:pt>
    <dgm:pt modelId="{D8531175-B6FA-B549-9F8C-32B3F2CA8489}" type="sibTrans" cxnId="{AFCF525F-680A-7443-A363-B933BBB3EA49}">
      <dgm:prSet/>
      <dgm:spPr/>
      <dgm:t>
        <a:bodyPr/>
        <a:lstStyle/>
        <a:p>
          <a:endParaRPr lang="de-DE"/>
        </a:p>
      </dgm:t>
    </dgm:pt>
    <dgm:pt modelId="{12BA5B6C-C084-464D-A53B-C1940AEA7F7C}">
      <dgm:prSet phldrT="[Text]"/>
      <dgm:spPr/>
      <dgm:t>
        <a:bodyPr/>
        <a:lstStyle/>
        <a:p>
          <a:r>
            <a:rPr lang="de-DE"/>
            <a:t>Wind &amp; Solar Atlas Tool</a:t>
          </a:r>
        </a:p>
      </dgm:t>
    </dgm:pt>
    <dgm:pt modelId="{D470D659-A8A9-D145-B2C5-28AC64159890}" type="parTrans" cxnId="{2483A411-89B9-6243-8C72-D8A06FD1216F}">
      <dgm:prSet/>
      <dgm:spPr/>
      <dgm:t>
        <a:bodyPr/>
        <a:lstStyle/>
        <a:p>
          <a:endParaRPr lang="de-DE"/>
        </a:p>
      </dgm:t>
    </dgm:pt>
    <dgm:pt modelId="{213B330D-290E-F647-B19B-ED6D496E4183}" type="sibTrans" cxnId="{2483A411-89B9-6243-8C72-D8A06FD1216F}">
      <dgm:prSet/>
      <dgm:spPr/>
      <dgm:t>
        <a:bodyPr/>
        <a:lstStyle/>
        <a:p>
          <a:endParaRPr lang="de-DE"/>
        </a:p>
      </dgm:t>
    </dgm:pt>
    <dgm:pt modelId="{FA56C7DB-9F4E-064F-8A16-5CC3BA606EBC}">
      <dgm:prSet phldrT="[Text]"/>
      <dgm:spPr>
        <a:solidFill>
          <a:schemeClr val="bg1">
            <a:lumMod val="85000"/>
          </a:schemeClr>
        </a:solidFill>
      </dgm:spPr>
      <dgm:t>
        <a:bodyPr/>
        <a:lstStyle/>
        <a:p>
          <a:r>
            <a:rPr lang="de-DE"/>
            <a:t>OpenEI</a:t>
          </a:r>
        </a:p>
      </dgm:t>
    </dgm:pt>
    <dgm:pt modelId="{3063F064-00DC-7241-B450-65BB3758CF9C}" type="parTrans" cxnId="{A66A178B-E834-454A-A255-47D983EFC203}">
      <dgm:prSet/>
      <dgm:spPr/>
      <dgm:t>
        <a:bodyPr/>
        <a:lstStyle/>
        <a:p>
          <a:endParaRPr lang="de-DE"/>
        </a:p>
      </dgm:t>
    </dgm:pt>
    <dgm:pt modelId="{EF5D812B-6C7C-F945-8932-E025DD852752}" type="sibTrans" cxnId="{A66A178B-E834-454A-A255-47D983EFC203}">
      <dgm:prSet/>
      <dgm:spPr/>
      <dgm:t>
        <a:bodyPr/>
        <a:lstStyle/>
        <a:p>
          <a:endParaRPr lang="de-DE"/>
        </a:p>
      </dgm:t>
    </dgm:pt>
    <dgm:pt modelId="{E74C6914-F5F1-B844-B33C-313F522D478B}">
      <dgm:prSet phldrT="[Text]"/>
      <dgm:spPr/>
      <dgm:t>
        <a:bodyPr/>
        <a:lstStyle/>
        <a:p>
          <a:r>
            <a:rPr lang="de-DE"/>
            <a:t>Information Wiki</a:t>
          </a:r>
        </a:p>
      </dgm:t>
    </dgm:pt>
    <dgm:pt modelId="{A814758F-6275-AA4A-BEAD-2A9E0442EC07}" type="parTrans" cxnId="{B92DBCC1-FCD2-C542-BD12-ABB583A25695}">
      <dgm:prSet/>
      <dgm:spPr/>
      <dgm:t>
        <a:bodyPr/>
        <a:lstStyle/>
        <a:p>
          <a:endParaRPr lang="de-DE"/>
        </a:p>
      </dgm:t>
    </dgm:pt>
    <dgm:pt modelId="{FB07FE23-BAC7-B847-8C75-E3C89588DFBC}" type="sibTrans" cxnId="{B92DBCC1-FCD2-C542-BD12-ABB583A25695}">
      <dgm:prSet/>
      <dgm:spPr/>
      <dgm:t>
        <a:bodyPr/>
        <a:lstStyle/>
        <a:p>
          <a:endParaRPr lang="de-DE"/>
        </a:p>
      </dgm:t>
    </dgm:pt>
    <dgm:pt modelId="{8C8FC699-0AC8-E640-B4BD-378B15B9FF67}">
      <dgm:prSet phldrT="[Text]"/>
      <dgm:spPr>
        <a:solidFill>
          <a:schemeClr val="bg1">
            <a:lumMod val="75000"/>
          </a:schemeClr>
        </a:solidFill>
      </dgm:spPr>
      <dgm:t>
        <a:bodyPr/>
        <a:lstStyle/>
        <a:p>
          <a:r>
            <a:rPr lang="de-DE"/>
            <a:t>reegle</a:t>
          </a:r>
        </a:p>
      </dgm:t>
    </dgm:pt>
    <dgm:pt modelId="{7EA44149-7652-3B41-B275-CC6AAD3E9C66}" type="parTrans" cxnId="{439042CC-DC72-6849-A28C-986206A328CE}">
      <dgm:prSet/>
      <dgm:spPr/>
      <dgm:t>
        <a:bodyPr/>
        <a:lstStyle/>
        <a:p>
          <a:endParaRPr lang="de-DE"/>
        </a:p>
      </dgm:t>
    </dgm:pt>
    <dgm:pt modelId="{3F59887B-FE7F-3D4D-BFE7-D64663533D5B}" type="sibTrans" cxnId="{439042CC-DC72-6849-A28C-986206A328CE}">
      <dgm:prSet/>
      <dgm:spPr/>
      <dgm:t>
        <a:bodyPr/>
        <a:lstStyle/>
        <a:p>
          <a:endParaRPr lang="de-DE"/>
        </a:p>
      </dgm:t>
    </dgm:pt>
    <dgm:pt modelId="{4DD71463-2DE9-CC4C-A84B-70CEC20729EE}" type="pres">
      <dgm:prSet presAssocID="{146A08E9-1546-9D44-9404-73B5E717C589}" presName="linear" presStyleCnt="0">
        <dgm:presLayoutVars>
          <dgm:animLvl val="lvl"/>
          <dgm:resizeHandles val="exact"/>
        </dgm:presLayoutVars>
      </dgm:prSet>
      <dgm:spPr/>
      <dgm:t>
        <a:bodyPr/>
        <a:lstStyle/>
        <a:p>
          <a:endParaRPr lang="de-DE"/>
        </a:p>
      </dgm:t>
    </dgm:pt>
    <dgm:pt modelId="{61346362-7DF0-8C4C-A25C-6756612789E9}" type="pres">
      <dgm:prSet presAssocID="{139A43C7-8E40-0E40-AB51-B17AADA84373}" presName="parentText" presStyleLbl="node1" presStyleIdx="0" presStyleCnt="4">
        <dgm:presLayoutVars>
          <dgm:chMax val="0"/>
          <dgm:bulletEnabled val="1"/>
        </dgm:presLayoutVars>
      </dgm:prSet>
      <dgm:spPr/>
      <dgm:t>
        <a:bodyPr/>
        <a:lstStyle/>
        <a:p>
          <a:endParaRPr lang="de-DE"/>
        </a:p>
      </dgm:t>
    </dgm:pt>
    <dgm:pt modelId="{97F9209D-2961-D041-BFBF-A73A11A8612B}" type="pres">
      <dgm:prSet presAssocID="{139A43C7-8E40-0E40-AB51-B17AADA84373}" presName="childText" presStyleLbl="revTx" presStyleIdx="0" presStyleCnt="4">
        <dgm:presLayoutVars>
          <dgm:bulletEnabled val="1"/>
        </dgm:presLayoutVars>
      </dgm:prSet>
      <dgm:spPr/>
      <dgm:t>
        <a:bodyPr/>
        <a:lstStyle/>
        <a:p>
          <a:endParaRPr lang="de-DE"/>
        </a:p>
      </dgm:t>
    </dgm:pt>
    <dgm:pt modelId="{1A536710-ED07-5844-8645-477D6EC247CD}" type="pres">
      <dgm:prSet presAssocID="{FA56C7DB-9F4E-064F-8A16-5CC3BA606EBC}" presName="parentText" presStyleLbl="node1" presStyleIdx="1" presStyleCnt="4">
        <dgm:presLayoutVars>
          <dgm:chMax val="0"/>
          <dgm:bulletEnabled val="1"/>
        </dgm:presLayoutVars>
      </dgm:prSet>
      <dgm:spPr/>
      <dgm:t>
        <a:bodyPr/>
        <a:lstStyle/>
        <a:p>
          <a:endParaRPr lang="de-DE"/>
        </a:p>
      </dgm:t>
    </dgm:pt>
    <dgm:pt modelId="{C1868171-FE1B-7146-96E8-76AD0E964490}" type="pres">
      <dgm:prSet presAssocID="{FA56C7DB-9F4E-064F-8A16-5CC3BA606EBC}" presName="childText" presStyleLbl="revTx" presStyleIdx="1" presStyleCnt="4">
        <dgm:presLayoutVars>
          <dgm:bulletEnabled val="1"/>
        </dgm:presLayoutVars>
      </dgm:prSet>
      <dgm:spPr/>
      <dgm:t>
        <a:bodyPr/>
        <a:lstStyle/>
        <a:p>
          <a:endParaRPr lang="de-DE"/>
        </a:p>
      </dgm:t>
    </dgm:pt>
    <dgm:pt modelId="{E99D221A-CF10-7D41-A5D6-7122EEF09562}" type="pres">
      <dgm:prSet presAssocID="{8C8FC699-0AC8-E640-B4BD-378B15B9FF67}" presName="parentText" presStyleLbl="node1" presStyleIdx="2" presStyleCnt="4">
        <dgm:presLayoutVars>
          <dgm:chMax val="0"/>
          <dgm:bulletEnabled val="1"/>
        </dgm:presLayoutVars>
      </dgm:prSet>
      <dgm:spPr/>
      <dgm:t>
        <a:bodyPr/>
        <a:lstStyle/>
        <a:p>
          <a:endParaRPr lang="de-DE"/>
        </a:p>
      </dgm:t>
    </dgm:pt>
    <dgm:pt modelId="{8CB78CDE-CD4A-EA49-9CB3-BE17F4D60E14}" type="pres">
      <dgm:prSet presAssocID="{8C8FC699-0AC8-E640-B4BD-378B15B9FF67}" presName="childText" presStyleLbl="revTx" presStyleIdx="2" presStyleCnt="4">
        <dgm:presLayoutVars>
          <dgm:bulletEnabled val="1"/>
        </dgm:presLayoutVars>
      </dgm:prSet>
      <dgm:spPr/>
      <dgm:t>
        <a:bodyPr/>
        <a:lstStyle/>
        <a:p>
          <a:endParaRPr lang="de-DE"/>
        </a:p>
      </dgm:t>
    </dgm:pt>
    <dgm:pt modelId="{041F8D19-775D-F347-9681-C2D75F533E35}" type="pres">
      <dgm:prSet presAssocID="{9DA4E1C5-EF2B-6245-8359-13BA032DF9E3}" presName="parentText" presStyleLbl="node1" presStyleIdx="3" presStyleCnt="4">
        <dgm:presLayoutVars>
          <dgm:chMax val="0"/>
          <dgm:bulletEnabled val="1"/>
        </dgm:presLayoutVars>
      </dgm:prSet>
      <dgm:spPr/>
      <dgm:t>
        <a:bodyPr/>
        <a:lstStyle/>
        <a:p>
          <a:endParaRPr lang="de-DE"/>
        </a:p>
      </dgm:t>
    </dgm:pt>
    <dgm:pt modelId="{18DBE3F0-1A77-9548-8028-B4606C031292}" type="pres">
      <dgm:prSet presAssocID="{9DA4E1C5-EF2B-6245-8359-13BA032DF9E3}" presName="childText" presStyleLbl="revTx" presStyleIdx="3" presStyleCnt="4">
        <dgm:presLayoutVars>
          <dgm:bulletEnabled val="1"/>
        </dgm:presLayoutVars>
      </dgm:prSet>
      <dgm:spPr/>
      <dgm:t>
        <a:bodyPr/>
        <a:lstStyle/>
        <a:p>
          <a:endParaRPr lang="de-DE"/>
        </a:p>
      </dgm:t>
    </dgm:pt>
  </dgm:ptLst>
  <dgm:cxnLst>
    <dgm:cxn modelId="{45F6EF2F-ED18-4F4B-800B-5A9503FD7D2A}" type="presOf" srcId="{9DA4E1C5-EF2B-6245-8359-13BA032DF9E3}" destId="{041F8D19-775D-F347-9681-C2D75F533E35}" srcOrd="0" destOrd="0" presId="urn:microsoft.com/office/officeart/2005/8/layout/vList2"/>
    <dgm:cxn modelId="{FCA66A12-0664-4DA3-831E-5F0E3AD519D2}" type="presOf" srcId="{8C8FC699-0AC8-E640-B4BD-378B15B9FF67}" destId="{E99D221A-CF10-7D41-A5D6-7122EEF09562}" srcOrd="0" destOrd="0" presId="urn:microsoft.com/office/officeart/2005/8/layout/vList2"/>
    <dgm:cxn modelId="{AFCF525F-680A-7443-A363-B933BBB3EA49}" srcId="{146A08E9-1546-9D44-9404-73B5E717C589}" destId="{9DA4E1C5-EF2B-6245-8359-13BA032DF9E3}" srcOrd="3" destOrd="0" parTransId="{31F717B1-444D-C947-8FBB-6F4CF116F832}" sibTransId="{D8531175-B6FA-B549-9F8C-32B3F2CA8489}"/>
    <dgm:cxn modelId="{2AAF169E-8F03-7C42-8AE8-A34238BC8A96}" srcId="{146A08E9-1546-9D44-9404-73B5E717C589}" destId="{139A43C7-8E40-0E40-AB51-B17AADA84373}" srcOrd="0" destOrd="0" parTransId="{8E1B5745-C933-344A-AD59-9C4EA30C758C}" sibTransId="{BC1A18CF-A439-A44A-832F-54E3A79E173B}"/>
    <dgm:cxn modelId="{A66A178B-E834-454A-A255-47D983EFC203}" srcId="{146A08E9-1546-9D44-9404-73B5E717C589}" destId="{FA56C7DB-9F4E-064F-8A16-5CC3BA606EBC}" srcOrd="1" destOrd="0" parTransId="{3063F064-00DC-7241-B450-65BB3758CF9C}" sibTransId="{EF5D812B-6C7C-F945-8932-E025DD852752}"/>
    <dgm:cxn modelId="{93EE4C53-B9C8-46FB-BD15-D96309E3CBC4}" type="presOf" srcId="{FA56C7DB-9F4E-064F-8A16-5CC3BA606EBC}" destId="{1A536710-ED07-5844-8645-477D6EC247CD}" srcOrd="0" destOrd="0" presId="urn:microsoft.com/office/officeart/2005/8/layout/vList2"/>
    <dgm:cxn modelId="{1A5E97BA-D0F3-554E-A33A-B4742A6EA60B}" srcId="{9DA4E1C5-EF2B-6245-8359-13BA032DF9E3}" destId="{A016FA29-CF88-4E4B-9D1D-2A552CDBF796}" srcOrd="0" destOrd="0" parTransId="{FDE96FC8-6AAA-1442-B781-064ACB83AC77}" sibTransId="{9CB5B665-3301-0940-9EBF-C07BE167E1F1}"/>
    <dgm:cxn modelId="{2483A411-89B9-6243-8C72-D8A06FD1216F}" srcId="{139A43C7-8E40-0E40-AB51-B17AADA84373}" destId="{12BA5B6C-C084-464D-A53B-C1940AEA7F7C}" srcOrd="0" destOrd="0" parTransId="{D470D659-A8A9-D145-B2C5-28AC64159890}" sibTransId="{213B330D-290E-F647-B19B-ED6D496E4183}"/>
    <dgm:cxn modelId="{DEA76A00-FAE9-0041-A15D-4173450BD083}" srcId="{8C8FC699-0AC8-E640-B4BD-378B15B9FF67}" destId="{29E5F97C-B57E-E241-9E38-C212B5CC1FB6}" srcOrd="0" destOrd="0" parTransId="{B6EB20F4-DE65-A849-97AE-86D11E992465}" sibTransId="{9B359513-18AB-E14A-8F2E-2948D77EA9D5}"/>
    <dgm:cxn modelId="{B92DBCC1-FCD2-C542-BD12-ABB583A25695}" srcId="{FA56C7DB-9F4E-064F-8A16-5CC3BA606EBC}" destId="{E74C6914-F5F1-B844-B33C-313F522D478B}" srcOrd="0" destOrd="0" parTransId="{A814758F-6275-AA4A-BEAD-2A9E0442EC07}" sibTransId="{FB07FE23-BAC7-B847-8C75-E3C89588DFBC}"/>
    <dgm:cxn modelId="{F631801D-080A-467C-8885-AAFCCDF1178F}" type="presOf" srcId="{A016FA29-CF88-4E4B-9D1D-2A552CDBF796}" destId="{18DBE3F0-1A77-9548-8028-B4606C031292}" srcOrd="0" destOrd="0" presId="urn:microsoft.com/office/officeart/2005/8/layout/vList2"/>
    <dgm:cxn modelId="{439042CC-DC72-6849-A28C-986206A328CE}" srcId="{146A08E9-1546-9D44-9404-73B5E717C589}" destId="{8C8FC699-0AC8-E640-B4BD-378B15B9FF67}" srcOrd="2" destOrd="0" parTransId="{7EA44149-7652-3B41-B275-CC6AAD3E9C66}" sibTransId="{3F59887B-FE7F-3D4D-BFE7-D64663533D5B}"/>
    <dgm:cxn modelId="{ECA703DF-910B-4CFE-A573-6C2DA8343317}" type="presOf" srcId="{146A08E9-1546-9D44-9404-73B5E717C589}" destId="{4DD71463-2DE9-CC4C-A84B-70CEC20729EE}" srcOrd="0" destOrd="0" presId="urn:microsoft.com/office/officeart/2005/8/layout/vList2"/>
    <dgm:cxn modelId="{F660AD49-C36C-4F97-A4B9-5FE147FE7276}" type="presOf" srcId="{29E5F97C-B57E-E241-9E38-C212B5CC1FB6}" destId="{8CB78CDE-CD4A-EA49-9CB3-BE17F4D60E14}" srcOrd="0" destOrd="0" presId="urn:microsoft.com/office/officeart/2005/8/layout/vList2"/>
    <dgm:cxn modelId="{E4437BF6-42A8-4EFA-A814-75531241DFEA}" type="presOf" srcId="{12BA5B6C-C084-464D-A53B-C1940AEA7F7C}" destId="{97F9209D-2961-D041-BFBF-A73A11A8612B}" srcOrd="0" destOrd="0" presId="urn:microsoft.com/office/officeart/2005/8/layout/vList2"/>
    <dgm:cxn modelId="{04CFFD87-74B5-4F19-B263-04CB312FE79C}" type="presOf" srcId="{E74C6914-F5F1-B844-B33C-313F522D478B}" destId="{C1868171-FE1B-7146-96E8-76AD0E964490}" srcOrd="0" destOrd="0" presId="urn:microsoft.com/office/officeart/2005/8/layout/vList2"/>
    <dgm:cxn modelId="{080B2126-AD18-48AC-834E-F55690CC6150}" type="presOf" srcId="{139A43C7-8E40-0E40-AB51-B17AADA84373}" destId="{61346362-7DF0-8C4C-A25C-6756612789E9}" srcOrd="0" destOrd="0" presId="urn:microsoft.com/office/officeart/2005/8/layout/vList2"/>
    <dgm:cxn modelId="{47E0BE1F-A2C8-47DE-BBD6-EFD0D277C400}" type="presParOf" srcId="{4DD71463-2DE9-CC4C-A84B-70CEC20729EE}" destId="{61346362-7DF0-8C4C-A25C-6756612789E9}" srcOrd="0" destOrd="0" presId="urn:microsoft.com/office/officeart/2005/8/layout/vList2"/>
    <dgm:cxn modelId="{2A62DF90-1D66-4848-AB9D-03D5FF4FFA32}" type="presParOf" srcId="{4DD71463-2DE9-CC4C-A84B-70CEC20729EE}" destId="{97F9209D-2961-D041-BFBF-A73A11A8612B}" srcOrd="1" destOrd="0" presId="urn:microsoft.com/office/officeart/2005/8/layout/vList2"/>
    <dgm:cxn modelId="{D86F91AD-7B07-4B95-B6CF-496E045B1A00}" type="presParOf" srcId="{4DD71463-2DE9-CC4C-A84B-70CEC20729EE}" destId="{1A536710-ED07-5844-8645-477D6EC247CD}" srcOrd="2" destOrd="0" presId="urn:microsoft.com/office/officeart/2005/8/layout/vList2"/>
    <dgm:cxn modelId="{BC6313E3-7991-441E-AEB1-32E2AC8FE707}" type="presParOf" srcId="{4DD71463-2DE9-CC4C-A84B-70CEC20729EE}" destId="{C1868171-FE1B-7146-96E8-76AD0E964490}" srcOrd="3" destOrd="0" presId="urn:microsoft.com/office/officeart/2005/8/layout/vList2"/>
    <dgm:cxn modelId="{99E3F60D-CDD7-4072-B1F9-C0A8A054EABF}" type="presParOf" srcId="{4DD71463-2DE9-CC4C-A84B-70CEC20729EE}" destId="{E99D221A-CF10-7D41-A5D6-7122EEF09562}" srcOrd="4" destOrd="0" presId="urn:microsoft.com/office/officeart/2005/8/layout/vList2"/>
    <dgm:cxn modelId="{6D55FDCB-D438-45AD-8E5C-A19A2B5D196C}" type="presParOf" srcId="{4DD71463-2DE9-CC4C-A84B-70CEC20729EE}" destId="{8CB78CDE-CD4A-EA49-9CB3-BE17F4D60E14}" srcOrd="5" destOrd="0" presId="urn:microsoft.com/office/officeart/2005/8/layout/vList2"/>
    <dgm:cxn modelId="{541F6D54-C67E-4269-9B36-6D049731E719}" type="presParOf" srcId="{4DD71463-2DE9-CC4C-A84B-70CEC20729EE}" destId="{041F8D19-775D-F347-9681-C2D75F533E35}" srcOrd="6" destOrd="0" presId="urn:microsoft.com/office/officeart/2005/8/layout/vList2"/>
    <dgm:cxn modelId="{6158A6CC-38B8-4AC8-9E02-83795410ADBC}" type="presParOf" srcId="{4DD71463-2DE9-CC4C-A84B-70CEC20729EE}" destId="{18DBE3F0-1A77-9548-8028-B4606C031292}" srcOrd="7" destOrd="0" presId="urn:microsoft.com/office/officeart/2005/8/layout/v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B286EF5-CD47-A74F-B368-6B7ACC928C80}" type="doc">
      <dgm:prSet loTypeId="urn:microsoft.com/office/officeart/2005/8/layout/chevron1" loCatId="" qsTypeId="urn:microsoft.com/office/officeart/2005/8/quickstyle/simple1" qsCatId="simple" csTypeId="urn:microsoft.com/office/officeart/2005/8/colors/accent0_1" csCatId="mainScheme" phldr="1"/>
      <dgm:spPr/>
    </dgm:pt>
    <dgm:pt modelId="{106C0C59-AC60-4041-A4DC-3B2BBDBA457E}">
      <dgm:prSet phldrT="[Text]"/>
      <dgm:spPr>
        <a:solidFill>
          <a:schemeClr val="bg1">
            <a:lumMod val="85000"/>
          </a:schemeClr>
        </a:solidFill>
      </dgm:spPr>
      <dgm:t>
        <a:bodyPr/>
        <a:lstStyle/>
        <a:p>
          <a:r>
            <a:rPr lang="de-DE"/>
            <a:t>Problem Recognition</a:t>
          </a:r>
        </a:p>
      </dgm:t>
    </dgm:pt>
    <dgm:pt modelId="{C1F01DC0-7325-FE42-B3C2-A4C3E77E2A99}" type="parTrans" cxnId="{31206AA0-86C7-D746-AF96-AEB6112C47C3}">
      <dgm:prSet/>
      <dgm:spPr/>
      <dgm:t>
        <a:bodyPr/>
        <a:lstStyle/>
        <a:p>
          <a:endParaRPr lang="de-DE"/>
        </a:p>
      </dgm:t>
    </dgm:pt>
    <dgm:pt modelId="{3268424E-0E03-4844-A02A-776ED4565EF9}" type="sibTrans" cxnId="{31206AA0-86C7-D746-AF96-AEB6112C47C3}">
      <dgm:prSet/>
      <dgm:spPr/>
      <dgm:t>
        <a:bodyPr/>
        <a:lstStyle/>
        <a:p>
          <a:endParaRPr lang="de-DE"/>
        </a:p>
      </dgm:t>
    </dgm:pt>
    <dgm:pt modelId="{D7AD3EEC-D2CD-0A45-A91A-5D5172AB31D8}">
      <dgm:prSet phldrT="[Text]"/>
      <dgm:spPr>
        <a:solidFill>
          <a:schemeClr val="bg1">
            <a:lumMod val="75000"/>
          </a:schemeClr>
        </a:solidFill>
      </dgm:spPr>
      <dgm:t>
        <a:bodyPr/>
        <a:lstStyle/>
        <a:p>
          <a:r>
            <a:rPr lang="de-DE"/>
            <a:t>Information Search</a:t>
          </a:r>
        </a:p>
      </dgm:t>
    </dgm:pt>
    <dgm:pt modelId="{A320E3A2-2C36-5A4E-8D16-F39ABAC9FC5F}" type="parTrans" cxnId="{A23BB1FC-9BCB-DE40-A937-D15FA8EE981D}">
      <dgm:prSet/>
      <dgm:spPr/>
      <dgm:t>
        <a:bodyPr/>
        <a:lstStyle/>
        <a:p>
          <a:endParaRPr lang="de-DE"/>
        </a:p>
      </dgm:t>
    </dgm:pt>
    <dgm:pt modelId="{D9E6B7AE-6668-254D-B19B-DB2F620DDDF4}" type="sibTrans" cxnId="{A23BB1FC-9BCB-DE40-A937-D15FA8EE981D}">
      <dgm:prSet/>
      <dgm:spPr/>
      <dgm:t>
        <a:bodyPr/>
        <a:lstStyle/>
        <a:p>
          <a:endParaRPr lang="de-DE"/>
        </a:p>
      </dgm:t>
    </dgm:pt>
    <dgm:pt modelId="{F3315750-057B-CA4B-9D83-77EFE2D045FE}">
      <dgm:prSet phldrT="[Text]"/>
      <dgm:spPr>
        <a:solidFill>
          <a:schemeClr val="bg1">
            <a:lumMod val="85000"/>
          </a:schemeClr>
        </a:solidFill>
      </dgm:spPr>
      <dgm:t>
        <a:bodyPr/>
        <a:lstStyle/>
        <a:p>
          <a:r>
            <a:rPr lang="de-DE"/>
            <a:t>Evaluation of Alternatives</a:t>
          </a:r>
        </a:p>
      </dgm:t>
    </dgm:pt>
    <dgm:pt modelId="{58C5F46C-F9ED-D44C-9566-F7973CC7D06D}" type="parTrans" cxnId="{60B6EC17-9723-204F-BD4D-DC2464E27A98}">
      <dgm:prSet/>
      <dgm:spPr/>
      <dgm:t>
        <a:bodyPr/>
        <a:lstStyle/>
        <a:p>
          <a:endParaRPr lang="de-DE"/>
        </a:p>
      </dgm:t>
    </dgm:pt>
    <dgm:pt modelId="{4E852F03-A0E5-2B43-9633-DC3C9A907529}" type="sibTrans" cxnId="{60B6EC17-9723-204F-BD4D-DC2464E27A98}">
      <dgm:prSet/>
      <dgm:spPr/>
      <dgm:t>
        <a:bodyPr/>
        <a:lstStyle/>
        <a:p>
          <a:endParaRPr lang="de-DE"/>
        </a:p>
      </dgm:t>
    </dgm:pt>
    <dgm:pt modelId="{EAE3E642-5F65-E746-A566-235DD218713A}">
      <dgm:prSet phldrT="[Text]"/>
      <dgm:spPr>
        <a:solidFill>
          <a:schemeClr val="bg1">
            <a:lumMod val="75000"/>
          </a:schemeClr>
        </a:solidFill>
      </dgm:spPr>
      <dgm:t>
        <a:bodyPr/>
        <a:lstStyle/>
        <a:p>
          <a:r>
            <a:rPr lang="de-DE"/>
            <a:t>Decision- Making Process</a:t>
          </a:r>
        </a:p>
      </dgm:t>
    </dgm:pt>
    <dgm:pt modelId="{14BDBDA3-EEED-6747-819D-7C1885B30C79}" type="parTrans" cxnId="{5891A624-BD06-B34E-B819-F43C61A11B83}">
      <dgm:prSet/>
      <dgm:spPr/>
      <dgm:t>
        <a:bodyPr/>
        <a:lstStyle/>
        <a:p>
          <a:endParaRPr lang="de-DE"/>
        </a:p>
      </dgm:t>
    </dgm:pt>
    <dgm:pt modelId="{E02423F7-D5DA-224B-9C64-35313261333D}" type="sibTrans" cxnId="{5891A624-BD06-B34E-B819-F43C61A11B83}">
      <dgm:prSet/>
      <dgm:spPr/>
      <dgm:t>
        <a:bodyPr/>
        <a:lstStyle/>
        <a:p>
          <a:endParaRPr lang="de-DE"/>
        </a:p>
      </dgm:t>
    </dgm:pt>
    <dgm:pt modelId="{02E34441-D1BE-B34B-A801-9BDEDFD71A8D}">
      <dgm:prSet phldrT="[Text]"/>
      <dgm:spPr>
        <a:solidFill>
          <a:schemeClr val="bg1">
            <a:lumMod val="85000"/>
          </a:schemeClr>
        </a:solidFill>
      </dgm:spPr>
      <dgm:t>
        <a:bodyPr/>
        <a:lstStyle/>
        <a:p>
          <a:r>
            <a:rPr lang="de-DE"/>
            <a:t>Post-Decisional Behavior</a:t>
          </a:r>
        </a:p>
      </dgm:t>
    </dgm:pt>
    <dgm:pt modelId="{907F11AC-EFC8-B046-A97B-6A0EDB25B9D8}" type="parTrans" cxnId="{52ACB0AA-E32A-9547-B046-461508AAC98C}">
      <dgm:prSet/>
      <dgm:spPr/>
      <dgm:t>
        <a:bodyPr/>
        <a:lstStyle/>
        <a:p>
          <a:endParaRPr lang="de-DE"/>
        </a:p>
      </dgm:t>
    </dgm:pt>
    <dgm:pt modelId="{866DB948-D2AA-B74F-9E49-BDBAFE85CDA9}" type="sibTrans" cxnId="{52ACB0AA-E32A-9547-B046-461508AAC98C}">
      <dgm:prSet/>
      <dgm:spPr/>
      <dgm:t>
        <a:bodyPr/>
        <a:lstStyle/>
        <a:p>
          <a:endParaRPr lang="de-DE"/>
        </a:p>
      </dgm:t>
    </dgm:pt>
    <dgm:pt modelId="{AD0F56DC-113A-4748-9EF6-411FFAEF73E9}" type="pres">
      <dgm:prSet presAssocID="{BB286EF5-CD47-A74F-B368-6B7ACC928C80}" presName="Name0" presStyleCnt="0">
        <dgm:presLayoutVars>
          <dgm:dir/>
          <dgm:animLvl val="lvl"/>
          <dgm:resizeHandles val="exact"/>
        </dgm:presLayoutVars>
      </dgm:prSet>
      <dgm:spPr/>
    </dgm:pt>
    <dgm:pt modelId="{7B58A8AB-8539-A643-8340-694D4FAB5613}" type="pres">
      <dgm:prSet presAssocID="{106C0C59-AC60-4041-A4DC-3B2BBDBA457E}" presName="parTxOnly" presStyleLbl="node1" presStyleIdx="0" presStyleCnt="5">
        <dgm:presLayoutVars>
          <dgm:chMax val="0"/>
          <dgm:chPref val="0"/>
          <dgm:bulletEnabled val="1"/>
        </dgm:presLayoutVars>
      </dgm:prSet>
      <dgm:spPr/>
      <dgm:t>
        <a:bodyPr/>
        <a:lstStyle/>
        <a:p>
          <a:endParaRPr lang="de-DE"/>
        </a:p>
      </dgm:t>
    </dgm:pt>
    <dgm:pt modelId="{EC96D0DB-5E2E-F945-85CA-C558A8ACDFB9}" type="pres">
      <dgm:prSet presAssocID="{3268424E-0E03-4844-A02A-776ED4565EF9}" presName="parTxOnlySpace" presStyleCnt="0"/>
      <dgm:spPr/>
    </dgm:pt>
    <dgm:pt modelId="{3EC8197F-DB12-B949-88DA-69CD4B9523F0}" type="pres">
      <dgm:prSet presAssocID="{D7AD3EEC-D2CD-0A45-A91A-5D5172AB31D8}" presName="parTxOnly" presStyleLbl="node1" presStyleIdx="1" presStyleCnt="5">
        <dgm:presLayoutVars>
          <dgm:chMax val="0"/>
          <dgm:chPref val="0"/>
          <dgm:bulletEnabled val="1"/>
        </dgm:presLayoutVars>
      </dgm:prSet>
      <dgm:spPr/>
      <dgm:t>
        <a:bodyPr/>
        <a:lstStyle/>
        <a:p>
          <a:endParaRPr lang="de-DE"/>
        </a:p>
      </dgm:t>
    </dgm:pt>
    <dgm:pt modelId="{E39FDD94-AF98-9C47-8067-A21A8B926770}" type="pres">
      <dgm:prSet presAssocID="{D9E6B7AE-6668-254D-B19B-DB2F620DDDF4}" presName="parTxOnlySpace" presStyleCnt="0"/>
      <dgm:spPr/>
    </dgm:pt>
    <dgm:pt modelId="{9F8A63A8-C38A-264D-A879-79611C73B023}" type="pres">
      <dgm:prSet presAssocID="{F3315750-057B-CA4B-9D83-77EFE2D045FE}" presName="parTxOnly" presStyleLbl="node1" presStyleIdx="2" presStyleCnt="5">
        <dgm:presLayoutVars>
          <dgm:chMax val="0"/>
          <dgm:chPref val="0"/>
          <dgm:bulletEnabled val="1"/>
        </dgm:presLayoutVars>
      </dgm:prSet>
      <dgm:spPr/>
      <dgm:t>
        <a:bodyPr/>
        <a:lstStyle/>
        <a:p>
          <a:endParaRPr lang="de-DE"/>
        </a:p>
      </dgm:t>
    </dgm:pt>
    <dgm:pt modelId="{E00C648B-65CD-EE42-90C5-74A5826DBC79}" type="pres">
      <dgm:prSet presAssocID="{4E852F03-A0E5-2B43-9633-DC3C9A907529}" presName="parTxOnlySpace" presStyleCnt="0"/>
      <dgm:spPr/>
    </dgm:pt>
    <dgm:pt modelId="{669036B7-3482-3E46-B7B3-2C431C55C818}" type="pres">
      <dgm:prSet presAssocID="{EAE3E642-5F65-E746-A566-235DD218713A}" presName="parTxOnly" presStyleLbl="node1" presStyleIdx="3" presStyleCnt="5">
        <dgm:presLayoutVars>
          <dgm:chMax val="0"/>
          <dgm:chPref val="0"/>
          <dgm:bulletEnabled val="1"/>
        </dgm:presLayoutVars>
      </dgm:prSet>
      <dgm:spPr/>
      <dgm:t>
        <a:bodyPr/>
        <a:lstStyle/>
        <a:p>
          <a:endParaRPr lang="de-DE"/>
        </a:p>
      </dgm:t>
    </dgm:pt>
    <dgm:pt modelId="{258102B6-D0F9-7446-9978-49CB4CD1C351}" type="pres">
      <dgm:prSet presAssocID="{E02423F7-D5DA-224B-9C64-35313261333D}" presName="parTxOnlySpace" presStyleCnt="0"/>
      <dgm:spPr/>
    </dgm:pt>
    <dgm:pt modelId="{A02F8760-7C88-3848-9CD1-53F6470684FE}" type="pres">
      <dgm:prSet presAssocID="{02E34441-D1BE-B34B-A801-9BDEDFD71A8D}" presName="parTxOnly" presStyleLbl="node1" presStyleIdx="4" presStyleCnt="5">
        <dgm:presLayoutVars>
          <dgm:chMax val="0"/>
          <dgm:chPref val="0"/>
          <dgm:bulletEnabled val="1"/>
        </dgm:presLayoutVars>
      </dgm:prSet>
      <dgm:spPr/>
      <dgm:t>
        <a:bodyPr/>
        <a:lstStyle/>
        <a:p>
          <a:endParaRPr lang="de-DE"/>
        </a:p>
      </dgm:t>
    </dgm:pt>
  </dgm:ptLst>
  <dgm:cxnLst>
    <dgm:cxn modelId="{D0C1C732-CB97-4D6D-931A-CDAB6F29978A}" type="presOf" srcId="{EAE3E642-5F65-E746-A566-235DD218713A}" destId="{669036B7-3482-3E46-B7B3-2C431C55C818}" srcOrd="0" destOrd="0" presId="urn:microsoft.com/office/officeart/2005/8/layout/chevron1"/>
    <dgm:cxn modelId="{5891A624-BD06-B34E-B819-F43C61A11B83}" srcId="{BB286EF5-CD47-A74F-B368-6B7ACC928C80}" destId="{EAE3E642-5F65-E746-A566-235DD218713A}" srcOrd="3" destOrd="0" parTransId="{14BDBDA3-EEED-6747-819D-7C1885B30C79}" sibTransId="{E02423F7-D5DA-224B-9C64-35313261333D}"/>
    <dgm:cxn modelId="{6D501D9A-115D-4FFC-BDA2-5098CA04BA46}" type="presOf" srcId="{D7AD3EEC-D2CD-0A45-A91A-5D5172AB31D8}" destId="{3EC8197F-DB12-B949-88DA-69CD4B9523F0}" srcOrd="0" destOrd="0" presId="urn:microsoft.com/office/officeart/2005/8/layout/chevron1"/>
    <dgm:cxn modelId="{52ACB0AA-E32A-9547-B046-461508AAC98C}" srcId="{BB286EF5-CD47-A74F-B368-6B7ACC928C80}" destId="{02E34441-D1BE-B34B-A801-9BDEDFD71A8D}" srcOrd="4" destOrd="0" parTransId="{907F11AC-EFC8-B046-A97B-6A0EDB25B9D8}" sibTransId="{866DB948-D2AA-B74F-9E49-BDBAFE85CDA9}"/>
    <dgm:cxn modelId="{60B6EC17-9723-204F-BD4D-DC2464E27A98}" srcId="{BB286EF5-CD47-A74F-B368-6B7ACC928C80}" destId="{F3315750-057B-CA4B-9D83-77EFE2D045FE}" srcOrd="2" destOrd="0" parTransId="{58C5F46C-F9ED-D44C-9566-F7973CC7D06D}" sibTransId="{4E852F03-A0E5-2B43-9633-DC3C9A907529}"/>
    <dgm:cxn modelId="{31206AA0-86C7-D746-AF96-AEB6112C47C3}" srcId="{BB286EF5-CD47-A74F-B368-6B7ACC928C80}" destId="{106C0C59-AC60-4041-A4DC-3B2BBDBA457E}" srcOrd="0" destOrd="0" parTransId="{C1F01DC0-7325-FE42-B3C2-A4C3E77E2A99}" sibTransId="{3268424E-0E03-4844-A02A-776ED4565EF9}"/>
    <dgm:cxn modelId="{F34ECFB8-F375-4A5A-BF2D-59E1595D7A91}" type="presOf" srcId="{02E34441-D1BE-B34B-A801-9BDEDFD71A8D}" destId="{A02F8760-7C88-3848-9CD1-53F6470684FE}" srcOrd="0" destOrd="0" presId="urn:microsoft.com/office/officeart/2005/8/layout/chevron1"/>
    <dgm:cxn modelId="{DE9EE226-B69F-46C5-A02D-0DDF9CB31050}" type="presOf" srcId="{F3315750-057B-CA4B-9D83-77EFE2D045FE}" destId="{9F8A63A8-C38A-264D-A879-79611C73B023}" srcOrd="0" destOrd="0" presId="urn:microsoft.com/office/officeart/2005/8/layout/chevron1"/>
    <dgm:cxn modelId="{588E0737-42D6-4FE3-A7D7-ECCBF4B85463}" type="presOf" srcId="{BB286EF5-CD47-A74F-B368-6B7ACC928C80}" destId="{AD0F56DC-113A-4748-9EF6-411FFAEF73E9}" srcOrd="0" destOrd="0" presId="urn:microsoft.com/office/officeart/2005/8/layout/chevron1"/>
    <dgm:cxn modelId="{ACAA03DF-728C-4BE1-8C84-BEB49B67F6F4}" type="presOf" srcId="{106C0C59-AC60-4041-A4DC-3B2BBDBA457E}" destId="{7B58A8AB-8539-A643-8340-694D4FAB5613}" srcOrd="0" destOrd="0" presId="urn:microsoft.com/office/officeart/2005/8/layout/chevron1"/>
    <dgm:cxn modelId="{A23BB1FC-9BCB-DE40-A937-D15FA8EE981D}" srcId="{BB286EF5-CD47-A74F-B368-6B7ACC928C80}" destId="{D7AD3EEC-D2CD-0A45-A91A-5D5172AB31D8}" srcOrd="1" destOrd="0" parTransId="{A320E3A2-2C36-5A4E-8D16-F39ABAC9FC5F}" sibTransId="{D9E6B7AE-6668-254D-B19B-DB2F620DDDF4}"/>
    <dgm:cxn modelId="{13CC5AC1-843F-4F90-B1FF-6311EA9F9FBF}" type="presParOf" srcId="{AD0F56DC-113A-4748-9EF6-411FFAEF73E9}" destId="{7B58A8AB-8539-A643-8340-694D4FAB5613}" srcOrd="0" destOrd="0" presId="urn:microsoft.com/office/officeart/2005/8/layout/chevron1"/>
    <dgm:cxn modelId="{8714E46E-BE73-4DA2-A710-40769D651833}" type="presParOf" srcId="{AD0F56DC-113A-4748-9EF6-411FFAEF73E9}" destId="{EC96D0DB-5E2E-F945-85CA-C558A8ACDFB9}" srcOrd="1" destOrd="0" presId="urn:microsoft.com/office/officeart/2005/8/layout/chevron1"/>
    <dgm:cxn modelId="{C112B95F-8F34-4952-96B3-4629726596AD}" type="presParOf" srcId="{AD0F56DC-113A-4748-9EF6-411FFAEF73E9}" destId="{3EC8197F-DB12-B949-88DA-69CD4B9523F0}" srcOrd="2" destOrd="0" presId="urn:microsoft.com/office/officeart/2005/8/layout/chevron1"/>
    <dgm:cxn modelId="{1C2A0B95-72C4-4B7A-B642-3CBDB501C752}" type="presParOf" srcId="{AD0F56DC-113A-4748-9EF6-411FFAEF73E9}" destId="{E39FDD94-AF98-9C47-8067-A21A8B926770}" srcOrd="3" destOrd="0" presId="urn:microsoft.com/office/officeart/2005/8/layout/chevron1"/>
    <dgm:cxn modelId="{48860C74-2967-4FE1-BFAD-B47CA597540A}" type="presParOf" srcId="{AD0F56DC-113A-4748-9EF6-411FFAEF73E9}" destId="{9F8A63A8-C38A-264D-A879-79611C73B023}" srcOrd="4" destOrd="0" presId="urn:microsoft.com/office/officeart/2005/8/layout/chevron1"/>
    <dgm:cxn modelId="{1171A33C-6BF8-4792-89ED-8DB3F23DD513}" type="presParOf" srcId="{AD0F56DC-113A-4748-9EF6-411FFAEF73E9}" destId="{E00C648B-65CD-EE42-90C5-74A5826DBC79}" srcOrd="5" destOrd="0" presId="urn:microsoft.com/office/officeart/2005/8/layout/chevron1"/>
    <dgm:cxn modelId="{9E5C2E36-7391-4461-AC5B-2A8382029ECB}" type="presParOf" srcId="{AD0F56DC-113A-4748-9EF6-411FFAEF73E9}" destId="{669036B7-3482-3E46-B7B3-2C431C55C818}" srcOrd="6" destOrd="0" presId="urn:microsoft.com/office/officeart/2005/8/layout/chevron1"/>
    <dgm:cxn modelId="{7CC9A732-74C9-4425-9B59-A4B9F602D58E}" type="presParOf" srcId="{AD0F56DC-113A-4748-9EF6-411FFAEF73E9}" destId="{258102B6-D0F9-7446-9978-49CB4CD1C351}" srcOrd="7" destOrd="0" presId="urn:microsoft.com/office/officeart/2005/8/layout/chevron1"/>
    <dgm:cxn modelId="{ADDDEF64-CE1A-4C0F-BC36-03F651C646AC}" type="presParOf" srcId="{AD0F56DC-113A-4748-9EF6-411FFAEF73E9}" destId="{A02F8760-7C88-3848-9CD1-53F6470684FE}" srcOrd="8"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F106D5E-1647-4296-A843-9569D6AE7585}" type="doc">
      <dgm:prSet loTypeId="urn:microsoft.com/office/officeart/2005/8/layout/vProcess5" loCatId="process" qsTypeId="urn:microsoft.com/office/officeart/2005/8/quickstyle/simple1" qsCatId="simple" csTypeId="urn:microsoft.com/office/officeart/2005/8/colors/accent0_1" csCatId="mainScheme" phldr="1"/>
      <dgm:spPr/>
      <dgm:t>
        <a:bodyPr/>
        <a:lstStyle/>
        <a:p>
          <a:endParaRPr lang="de-CH"/>
        </a:p>
      </dgm:t>
    </dgm:pt>
    <dgm:pt modelId="{A161681C-36FA-400F-A090-5CF5F1F08E6A}">
      <dgm:prSet phldrT="[Text]"/>
      <dgm:spPr>
        <a:solidFill>
          <a:schemeClr val="bg1">
            <a:lumMod val="85000"/>
          </a:schemeClr>
        </a:solidFill>
      </dgm:spPr>
      <dgm:t>
        <a:bodyPr/>
        <a:lstStyle/>
        <a:p>
          <a:r>
            <a:rPr lang="de-CH"/>
            <a:t>donor agencies</a:t>
          </a:r>
        </a:p>
      </dgm:t>
    </dgm:pt>
    <dgm:pt modelId="{4D725D90-895C-4414-B67B-ABFD2F9987DD}" type="parTrans" cxnId="{4C4E49AB-835D-4796-877F-69946DE30B25}">
      <dgm:prSet/>
      <dgm:spPr/>
      <dgm:t>
        <a:bodyPr/>
        <a:lstStyle/>
        <a:p>
          <a:endParaRPr lang="de-CH"/>
        </a:p>
      </dgm:t>
    </dgm:pt>
    <dgm:pt modelId="{FE2F8AD1-F93A-495B-9569-6D57FA2EE109}" type="sibTrans" cxnId="{4C4E49AB-835D-4796-877F-69946DE30B25}">
      <dgm:prSet/>
      <dgm:spPr>
        <a:solidFill>
          <a:schemeClr val="tx1">
            <a:alpha val="90000"/>
          </a:schemeClr>
        </a:solidFill>
      </dgm:spPr>
      <dgm:t>
        <a:bodyPr/>
        <a:lstStyle/>
        <a:p>
          <a:endParaRPr lang="de-CH"/>
        </a:p>
      </dgm:t>
    </dgm:pt>
    <dgm:pt modelId="{EB3BBE09-088A-43E5-9B0B-67A6E386B342}">
      <dgm:prSet phldrT="[Text]"/>
      <dgm:spPr>
        <a:solidFill>
          <a:schemeClr val="bg1">
            <a:lumMod val="85000"/>
          </a:schemeClr>
        </a:solidFill>
      </dgm:spPr>
      <dgm:t>
        <a:bodyPr/>
        <a:lstStyle/>
        <a:p>
          <a:r>
            <a:rPr lang="de-CH"/>
            <a:t>offers training to AEDB</a:t>
          </a:r>
        </a:p>
      </dgm:t>
    </dgm:pt>
    <dgm:pt modelId="{7E17C87E-B4C3-4971-9003-AD09D6CE580A}" type="parTrans" cxnId="{76E17B4C-C4F3-4959-85B3-EE440C85E9C8}">
      <dgm:prSet/>
      <dgm:spPr/>
      <dgm:t>
        <a:bodyPr/>
        <a:lstStyle/>
        <a:p>
          <a:endParaRPr lang="de-CH"/>
        </a:p>
      </dgm:t>
    </dgm:pt>
    <dgm:pt modelId="{06652C93-9CBC-4999-B376-9648B09D2848}" type="sibTrans" cxnId="{76E17B4C-C4F3-4959-85B3-EE440C85E9C8}">
      <dgm:prSet/>
      <dgm:spPr/>
      <dgm:t>
        <a:bodyPr/>
        <a:lstStyle/>
        <a:p>
          <a:endParaRPr lang="de-CH"/>
        </a:p>
      </dgm:t>
    </dgm:pt>
    <dgm:pt modelId="{08D5BE78-3C79-4381-90E4-36499025EA9A}">
      <dgm:prSet phldrT="[Text]"/>
      <dgm:spPr>
        <a:solidFill>
          <a:schemeClr val="bg1">
            <a:lumMod val="75000"/>
          </a:schemeClr>
        </a:solidFill>
      </dgm:spPr>
      <dgm:t>
        <a:bodyPr/>
        <a:lstStyle/>
        <a:p>
          <a:r>
            <a:rPr lang="de-CH"/>
            <a:t>AEDB</a:t>
          </a:r>
        </a:p>
      </dgm:t>
    </dgm:pt>
    <dgm:pt modelId="{FEFD7C33-61D1-4825-B1BA-4AB63B0EA341}" type="parTrans" cxnId="{F4EC20BB-55F4-4A64-97C7-FA6FD7D233FE}">
      <dgm:prSet/>
      <dgm:spPr/>
      <dgm:t>
        <a:bodyPr/>
        <a:lstStyle/>
        <a:p>
          <a:endParaRPr lang="de-CH"/>
        </a:p>
      </dgm:t>
    </dgm:pt>
    <dgm:pt modelId="{54E6E91E-284F-4616-BBD6-F77813D1602D}" type="sibTrans" cxnId="{F4EC20BB-55F4-4A64-97C7-FA6FD7D233FE}">
      <dgm:prSet/>
      <dgm:spPr>
        <a:solidFill>
          <a:schemeClr val="tx1">
            <a:alpha val="90000"/>
          </a:schemeClr>
        </a:solidFill>
      </dgm:spPr>
      <dgm:t>
        <a:bodyPr/>
        <a:lstStyle/>
        <a:p>
          <a:endParaRPr lang="de-CH"/>
        </a:p>
      </dgm:t>
    </dgm:pt>
    <dgm:pt modelId="{7AAC6A06-5F52-44FB-979A-7FF3502AE1F4}">
      <dgm:prSet phldrT="[Text]"/>
      <dgm:spPr>
        <a:solidFill>
          <a:schemeClr val="bg1">
            <a:lumMod val="75000"/>
          </a:schemeClr>
        </a:solidFill>
      </dgm:spPr>
      <dgm:t>
        <a:bodyPr/>
        <a:lstStyle/>
        <a:p>
          <a:r>
            <a:rPr lang="de-CH"/>
            <a:t>looks for right candidates</a:t>
          </a:r>
        </a:p>
      </dgm:t>
    </dgm:pt>
    <dgm:pt modelId="{8DF7B892-8A78-4FAA-9DED-E4D3D0EE9D4E}" type="parTrans" cxnId="{FBD05724-D98D-41E6-8251-8C8EADABD4F4}">
      <dgm:prSet/>
      <dgm:spPr/>
      <dgm:t>
        <a:bodyPr/>
        <a:lstStyle/>
        <a:p>
          <a:endParaRPr lang="de-CH"/>
        </a:p>
      </dgm:t>
    </dgm:pt>
    <dgm:pt modelId="{55161BF9-317B-400E-B195-757E5521A148}" type="sibTrans" cxnId="{FBD05724-D98D-41E6-8251-8C8EADABD4F4}">
      <dgm:prSet/>
      <dgm:spPr/>
      <dgm:t>
        <a:bodyPr/>
        <a:lstStyle/>
        <a:p>
          <a:endParaRPr lang="de-CH"/>
        </a:p>
      </dgm:t>
    </dgm:pt>
    <dgm:pt modelId="{7143A8C6-3D06-4285-B37E-8AC651DD18A7}">
      <dgm:prSet phldrT="[Text]"/>
      <dgm:spPr>
        <a:solidFill>
          <a:schemeClr val="bg1">
            <a:lumMod val="85000"/>
          </a:schemeClr>
        </a:solidFill>
      </dgm:spPr>
      <dgm:t>
        <a:bodyPr/>
        <a:lstStyle/>
        <a:p>
          <a:r>
            <a:rPr lang="de-CH"/>
            <a:t>different divisions within AEDB</a:t>
          </a:r>
        </a:p>
      </dgm:t>
    </dgm:pt>
    <dgm:pt modelId="{E2D92249-4B67-4A60-B0B7-871CFB0792E7}" type="parTrans" cxnId="{4C5861A1-A6AD-4442-9863-F1BD0AD0A42E}">
      <dgm:prSet/>
      <dgm:spPr/>
      <dgm:t>
        <a:bodyPr/>
        <a:lstStyle/>
        <a:p>
          <a:endParaRPr lang="de-CH"/>
        </a:p>
      </dgm:t>
    </dgm:pt>
    <dgm:pt modelId="{E842D16F-3C0F-4E96-801F-83CDEEDDA177}" type="sibTrans" cxnId="{4C5861A1-A6AD-4442-9863-F1BD0AD0A42E}">
      <dgm:prSet/>
      <dgm:spPr>
        <a:solidFill>
          <a:schemeClr val="tx1">
            <a:alpha val="90000"/>
          </a:schemeClr>
        </a:solidFill>
      </dgm:spPr>
      <dgm:t>
        <a:bodyPr/>
        <a:lstStyle/>
        <a:p>
          <a:endParaRPr lang="de-CH"/>
        </a:p>
      </dgm:t>
    </dgm:pt>
    <dgm:pt modelId="{721CB069-688F-48F6-BF76-D5F5596028F1}">
      <dgm:prSet phldrT="[Text]"/>
      <dgm:spPr>
        <a:solidFill>
          <a:schemeClr val="bg1">
            <a:lumMod val="85000"/>
          </a:schemeClr>
        </a:solidFill>
      </dgm:spPr>
      <dgm:t>
        <a:bodyPr/>
        <a:lstStyle/>
        <a:p>
          <a:r>
            <a:rPr lang="de-CH"/>
            <a:t>candidates are named</a:t>
          </a:r>
        </a:p>
      </dgm:t>
    </dgm:pt>
    <dgm:pt modelId="{14BA6CBF-6E01-4995-9B13-9B7637AF6CEE}" type="parTrans" cxnId="{6BC8F73F-0FFA-4437-91AB-9982B4B86530}">
      <dgm:prSet/>
      <dgm:spPr/>
      <dgm:t>
        <a:bodyPr/>
        <a:lstStyle/>
        <a:p>
          <a:endParaRPr lang="de-CH"/>
        </a:p>
      </dgm:t>
    </dgm:pt>
    <dgm:pt modelId="{4E86D7A0-E14F-4A45-8812-9B0F6BE5989D}" type="sibTrans" cxnId="{6BC8F73F-0FFA-4437-91AB-9982B4B86530}">
      <dgm:prSet/>
      <dgm:spPr/>
      <dgm:t>
        <a:bodyPr/>
        <a:lstStyle/>
        <a:p>
          <a:endParaRPr lang="de-CH"/>
        </a:p>
      </dgm:t>
    </dgm:pt>
    <dgm:pt modelId="{B9B532D2-7D95-4CF6-991E-8868EB465A08}">
      <dgm:prSet phldrT="[Text]"/>
      <dgm:spPr>
        <a:solidFill>
          <a:schemeClr val="bg1">
            <a:lumMod val="75000"/>
          </a:schemeClr>
        </a:solidFill>
      </dgm:spPr>
      <dgm:t>
        <a:bodyPr/>
        <a:lstStyle/>
        <a:p>
          <a:r>
            <a:rPr lang="de-CH"/>
            <a:t>Human Resource</a:t>
          </a:r>
        </a:p>
      </dgm:t>
    </dgm:pt>
    <dgm:pt modelId="{001E40A4-BD95-4A92-8D00-064531DE703F}" type="parTrans" cxnId="{EDA9C2BC-939A-440B-BDD2-194B20E7EA93}">
      <dgm:prSet/>
      <dgm:spPr/>
      <dgm:t>
        <a:bodyPr/>
        <a:lstStyle/>
        <a:p>
          <a:endParaRPr lang="de-CH"/>
        </a:p>
      </dgm:t>
    </dgm:pt>
    <dgm:pt modelId="{3F574E72-A933-454B-8DF5-884C0E39E90D}" type="sibTrans" cxnId="{EDA9C2BC-939A-440B-BDD2-194B20E7EA93}">
      <dgm:prSet/>
      <dgm:spPr>
        <a:solidFill>
          <a:schemeClr val="tx1">
            <a:alpha val="90000"/>
          </a:schemeClr>
        </a:solidFill>
      </dgm:spPr>
      <dgm:t>
        <a:bodyPr/>
        <a:lstStyle/>
        <a:p>
          <a:endParaRPr lang="de-CH"/>
        </a:p>
      </dgm:t>
    </dgm:pt>
    <dgm:pt modelId="{1C1D28D6-E453-4316-81F9-7189E90DF4F1}">
      <dgm:prSet phldrT="[Text]"/>
      <dgm:spPr>
        <a:solidFill>
          <a:schemeClr val="bg1">
            <a:lumMod val="75000"/>
          </a:schemeClr>
        </a:solidFill>
      </dgm:spPr>
      <dgm:t>
        <a:bodyPr/>
        <a:lstStyle/>
        <a:p>
          <a:r>
            <a:rPr lang="de-CH"/>
            <a:t>checks availability of the candidates</a:t>
          </a:r>
        </a:p>
      </dgm:t>
    </dgm:pt>
    <dgm:pt modelId="{A93F6652-AEB9-452A-AC39-4A673C60DF70}" type="parTrans" cxnId="{91DC18F5-0EE6-44F0-8C80-D76E9AED312F}">
      <dgm:prSet/>
      <dgm:spPr/>
      <dgm:t>
        <a:bodyPr/>
        <a:lstStyle/>
        <a:p>
          <a:endParaRPr lang="de-CH"/>
        </a:p>
      </dgm:t>
    </dgm:pt>
    <dgm:pt modelId="{34D1E5E0-8FDC-4D81-BFA9-28557A9FFCE6}" type="sibTrans" cxnId="{91DC18F5-0EE6-44F0-8C80-D76E9AED312F}">
      <dgm:prSet/>
      <dgm:spPr/>
      <dgm:t>
        <a:bodyPr/>
        <a:lstStyle/>
        <a:p>
          <a:endParaRPr lang="de-CH"/>
        </a:p>
      </dgm:t>
    </dgm:pt>
    <dgm:pt modelId="{65C1927F-9D72-4333-98E2-80724418F489}">
      <dgm:prSet phldrT="[Text]"/>
      <dgm:spPr>
        <a:solidFill>
          <a:schemeClr val="bg1">
            <a:lumMod val="85000"/>
          </a:schemeClr>
        </a:solidFill>
      </dgm:spPr>
      <dgm:t>
        <a:bodyPr/>
        <a:lstStyle/>
        <a:p>
          <a:r>
            <a:rPr lang="de-CH"/>
            <a:t>CEO</a:t>
          </a:r>
        </a:p>
      </dgm:t>
    </dgm:pt>
    <dgm:pt modelId="{ADEE68AC-2537-469D-8FF6-57AF5690BAB1}" type="parTrans" cxnId="{352B469E-5D18-4096-85A1-DF5A655E7EB9}">
      <dgm:prSet/>
      <dgm:spPr/>
      <dgm:t>
        <a:bodyPr/>
        <a:lstStyle/>
        <a:p>
          <a:endParaRPr lang="de-CH"/>
        </a:p>
      </dgm:t>
    </dgm:pt>
    <dgm:pt modelId="{94FC22CB-DE32-4B6A-BFA4-9EC665715DED}" type="sibTrans" cxnId="{352B469E-5D18-4096-85A1-DF5A655E7EB9}">
      <dgm:prSet/>
      <dgm:spPr/>
      <dgm:t>
        <a:bodyPr/>
        <a:lstStyle/>
        <a:p>
          <a:endParaRPr lang="de-CH"/>
        </a:p>
      </dgm:t>
    </dgm:pt>
    <dgm:pt modelId="{A6DA26C7-5DE1-4197-968E-018F57876953}">
      <dgm:prSet phldrT="[Text]"/>
      <dgm:spPr>
        <a:solidFill>
          <a:schemeClr val="bg1">
            <a:lumMod val="85000"/>
          </a:schemeClr>
        </a:solidFill>
      </dgm:spPr>
      <dgm:t>
        <a:bodyPr/>
        <a:lstStyle/>
        <a:p>
          <a:r>
            <a:rPr lang="de-CH"/>
            <a:t>decides who can attend</a:t>
          </a:r>
        </a:p>
      </dgm:t>
    </dgm:pt>
    <dgm:pt modelId="{26E70E91-64FB-4C27-8FBF-9808698B1AAF}" type="parTrans" cxnId="{A1523724-0035-48E0-B3FB-A25AE2AB3D99}">
      <dgm:prSet/>
      <dgm:spPr/>
      <dgm:t>
        <a:bodyPr/>
        <a:lstStyle/>
        <a:p>
          <a:endParaRPr lang="de-CH"/>
        </a:p>
      </dgm:t>
    </dgm:pt>
    <dgm:pt modelId="{0DF7C034-B4DC-47CE-A6CA-F7C2D11E34D5}" type="sibTrans" cxnId="{A1523724-0035-48E0-B3FB-A25AE2AB3D99}">
      <dgm:prSet/>
      <dgm:spPr/>
      <dgm:t>
        <a:bodyPr/>
        <a:lstStyle/>
        <a:p>
          <a:endParaRPr lang="de-CH"/>
        </a:p>
      </dgm:t>
    </dgm:pt>
    <dgm:pt modelId="{12DE82EA-196F-43A8-BB40-5178FDB02A36}" type="pres">
      <dgm:prSet presAssocID="{8F106D5E-1647-4296-A843-9569D6AE7585}" presName="outerComposite" presStyleCnt="0">
        <dgm:presLayoutVars>
          <dgm:chMax val="5"/>
          <dgm:dir/>
          <dgm:resizeHandles val="exact"/>
        </dgm:presLayoutVars>
      </dgm:prSet>
      <dgm:spPr/>
      <dgm:t>
        <a:bodyPr/>
        <a:lstStyle/>
        <a:p>
          <a:endParaRPr lang="de-CH"/>
        </a:p>
      </dgm:t>
    </dgm:pt>
    <dgm:pt modelId="{23B68237-CCC3-48C2-A0B8-2B0B5025C959}" type="pres">
      <dgm:prSet presAssocID="{8F106D5E-1647-4296-A843-9569D6AE7585}" presName="dummyMaxCanvas" presStyleCnt="0">
        <dgm:presLayoutVars/>
      </dgm:prSet>
      <dgm:spPr/>
      <dgm:t>
        <a:bodyPr/>
        <a:lstStyle/>
        <a:p>
          <a:endParaRPr lang="de-CH"/>
        </a:p>
      </dgm:t>
    </dgm:pt>
    <dgm:pt modelId="{14FE9D6E-EDFB-4173-AA9C-1B3B6AB5BB96}" type="pres">
      <dgm:prSet presAssocID="{8F106D5E-1647-4296-A843-9569D6AE7585}" presName="FiveNodes_1" presStyleLbl="node1" presStyleIdx="0" presStyleCnt="5">
        <dgm:presLayoutVars>
          <dgm:bulletEnabled val="1"/>
        </dgm:presLayoutVars>
      </dgm:prSet>
      <dgm:spPr/>
      <dgm:t>
        <a:bodyPr/>
        <a:lstStyle/>
        <a:p>
          <a:endParaRPr lang="de-CH"/>
        </a:p>
      </dgm:t>
    </dgm:pt>
    <dgm:pt modelId="{2754E652-18EE-46F2-8F2B-F6EDDE29A41A}" type="pres">
      <dgm:prSet presAssocID="{8F106D5E-1647-4296-A843-9569D6AE7585}" presName="FiveNodes_2" presStyleLbl="node1" presStyleIdx="1" presStyleCnt="5">
        <dgm:presLayoutVars>
          <dgm:bulletEnabled val="1"/>
        </dgm:presLayoutVars>
      </dgm:prSet>
      <dgm:spPr/>
      <dgm:t>
        <a:bodyPr/>
        <a:lstStyle/>
        <a:p>
          <a:endParaRPr lang="de-CH"/>
        </a:p>
      </dgm:t>
    </dgm:pt>
    <dgm:pt modelId="{78CB5009-97DC-497B-909C-6ED443300E88}" type="pres">
      <dgm:prSet presAssocID="{8F106D5E-1647-4296-A843-9569D6AE7585}" presName="FiveNodes_3" presStyleLbl="node1" presStyleIdx="2" presStyleCnt="5">
        <dgm:presLayoutVars>
          <dgm:bulletEnabled val="1"/>
        </dgm:presLayoutVars>
      </dgm:prSet>
      <dgm:spPr/>
      <dgm:t>
        <a:bodyPr/>
        <a:lstStyle/>
        <a:p>
          <a:endParaRPr lang="de-CH"/>
        </a:p>
      </dgm:t>
    </dgm:pt>
    <dgm:pt modelId="{BEB2789D-0951-4200-AB96-AE32DE311E41}" type="pres">
      <dgm:prSet presAssocID="{8F106D5E-1647-4296-A843-9569D6AE7585}" presName="FiveNodes_4" presStyleLbl="node1" presStyleIdx="3" presStyleCnt="5">
        <dgm:presLayoutVars>
          <dgm:bulletEnabled val="1"/>
        </dgm:presLayoutVars>
      </dgm:prSet>
      <dgm:spPr/>
      <dgm:t>
        <a:bodyPr/>
        <a:lstStyle/>
        <a:p>
          <a:endParaRPr lang="de-CH"/>
        </a:p>
      </dgm:t>
    </dgm:pt>
    <dgm:pt modelId="{37655A68-5D84-4FF7-9765-AB983DB347DE}" type="pres">
      <dgm:prSet presAssocID="{8F106D5E-1647-4296-A843-9569D6AE7585}" presName="FiveNodes_5" presStyleLbl="node1" presStyleIdx="4" presStyleCnt="5">
        <dgm:presLayoutVars>
          <dgm:bulletEnabled val="1"/>
        </dgm:presLayoutVars>
      </dgm:prSet>
      <dgm:spPr/>
      <dgm:t>
        <a:bodyPr/>
        <a:lstStyle/>
        <a:p>
          <a:endParaRPr lang="de-CH"/>
        </a:p>
      </dgm:t>
    </dgm:pt>
    <dgm:pt modelId="{F7D2016D-4A9F-4773-BD69-7E33C4260F23}" type="pres">
      <dgm:prSet presAssocID="{8F106D5E-1647-4296-A843-9569D6AE7585}" presName="FiveConn_1-2" presStyleLbl="fgAccFollowNode1" presStyleIdx="0" presStyleCnt="4">
        <dgm:presLayoutVars>
          <dgm:bulletEnabled val="1"/>
        </dgm:presLayoutVars>
      </dgm:prSet>
      <dgm:spPr/>
      <dgm:t>
        <a:bodyPr/>
        <a:lstStyle/>
        <a:p>
          <a:endParaRPr lang="de-CH"/>
        </a:p>
      </dgm:t>
    </dgm:pt>
    <dgm:pt modelId="{64434147-2573-44D0-ABEC-BB50AFC11954}" type="pres">
      <dgm:prSet presAssocID="{8F106D5E-1647-4296-A843-9569D6AE7585}" presName="FiveConn_2-3" presStyleLbl="fgAccFollowNode1" presStyleIdx="1" presStyleCnt="4">
        <dgm:presLayoutVars>
          <dgm:bulletEnabled val="1"/>
        </dgm:presLayoutVars>
      </dgm:prSet>
      <dgm:spPr/>
      <dgm:t>
        <a:bodyPr/>
        <a:lstStyle/>
        <a:p>
          <a:endParaRPr lang="de-CH"/>
        </a:p>
      </dgm:t>
    </dgm:pt>
    <dgm:pt modelId="{4645FBB0-C175-480E-AA8F-9B9DD30175C7}" type="pres">
      <dgm:prSet presAssocID="{8F106D5E-1647-4296-A843-9569D6AE7585}" presName="FiveConn_3-4" presStyleLbl="fgAccFollowNode1" presStyleIdx="2" presStyleCnt="4">
        <dgm:presLayoutVars>
          <dgm:bulletEnabled val="1"/>
        </dgm:presLayoutVars>
      </dgm:prSet>
      <dgm:spPr/>
      <dgm:t>
        <a:bodyPr/>
        <a:lstStyle/>
        <a:p>
          <a:endParaRPr lang="de-CH"/>
        </a:p>
      </dgm:t>
    </dgm:pt>
    <dgm:pt modelId="{21A1D0AE-7EB3-4725-B3C9-82D0C5A74C3D}" type="pres">
      <dgm:prSet presAssocID="{8F106D5E-1647-4296-A843-9569D6AE7585}" presName="FiveConn_4-5" presStyleLbl="fgAccFollowNode1" presStyleIdx="3" presStyleCnt="4">
        <dgm:presLayoutVars>
          <dgm:bulletEnabled val="1"/>
        </dgm:presLayoutVars>
      </dgm:prSet>
      <dgm:spPr/>
      <dgm:t>
        <a:bodyPr/>
        <a:lstStyle/>
        <a:p>
          <a:endParaRPr lang="de-CH"/>
        </a:p>
      </dgm:t>
    </dgm:pt>
    <dgm:pt modelId="{85FF0D25-E118-48F3-B4F9-4907A0E7C325}" type="pres">
      <dgm:prSet presAssocID="{8F106D5E-1647-4296-A843-9569D6AE7585}" presName="FiveNodes_1_text" presStyleLbl="node1" presStyleIdx="4" presStyleCnt="5">
        <dgm:presLayoutVars>
          <dgm:bulletEnabled val="1"/>
        </dgm:presLayoutVars>
      </dgm:prSet>
      <dgm:spPr/>
      <dgm:t>
        <a:bodyPr/>
        <a:lstStyle/>
        <a:p>
          <a:endParaRPr lang="de-CH"/>
        </a:p>
      </dgm:t>
    </dgm:pt>
    <dgm:pt modelId="{D2DF0346-58F4-43CB-B3FF-8523F0908DB7}" type="pres">
      <dgm:prSet presAssocID="{8F106D5E-1647-4296-A843-9569D6AE7585}" presName="FiveNodes_2_text" presStyleLbl="node1" presStyleIdx="4" presStyleCnt="5">
        <dgm:presLayoutVars>
          <dgm:bulletEnabled val="1"/>
        </dgm:presLayoutVars>
      </dgm:prSet>
      <dgm:spPr/>
      <dgm:t>
        <a:bodyPr/>
        <a:lstStyle/>
        <a:p>
          <a:endParaRPr lang="de-CH"/>
        </a:p>
      </dgm:t>
    </dgm:pt>
    <dgm:pt modelId="{1A01A708-6085-44DF-88DB-299C8438D003}" type="pres">
      <dgm:prSet presAssocID="{8F106D5E-1647-4296-A843-9569D6AE7585}" presName="FiveNodes_3_text" presStyleLbl="node1" presStyleIdx="4" presStyleCnt="5">
        <dgm:presLayoutVars>
          <dgm:bulletEnabled val="1"/>
        </dgm:presLayoutVars>
      </dgm:prSet>
      <dgm:spPr/>
      <dgm:t>
        <a:bodyPr/>
        <a:lstStyle/>
        <a:p>
          <a:endParaRPr lang="de-CH"/>
        </a:p>
      </dgm:t>
    </dgm:pt>
    <dgm:pt modelId="{D937A315-E888-4BCE-8968-0621EC46E398}" type="pres">
      <dgm:prSet presAssocID="{8F106D5E-1647-4296-A843-9569D6AE7585}" presName="FiveNodes_4_text" presStyleLbl="node1" presStyleIdx="4" presStyleCnt="5">
        <dgm:presLayoutVars>
          <dgm:bulletEnabled val="1"/>
        </dgm:presLayoutVars>
      </dgm:prSet>
      <dgm:spPr/>
      <dgm:t>
        <a:bodyPr/>
        <a:lstStyle/>
        <a:p>
          <a:endParaRPr lang="de-CH"/>
        </a:p>
      </dgm:t>
    </dgm:pt>
    <dgm:pt modelId="{8BA35465-C0EA-422C-A543-A4560091C3E2}" type="pres">
      <dgm:prSet presAssocID="{8F106D5E-1647-4296-A843-9569D6AE7585}" presName="FiveNodes_5_text" presStyleLbl="node1" presStyleIdx="4" presStyleCnt="5">
        <dgm:presLayoutVars>
          <dgm:bulletEnabled val="1"/>
        </dgm:presLayoutVars>
      </dgm:prSet>
      <dgm:spPr/>
      <dgm:t>
        <a:bodyPr/>
        <a:lstStyle/>
        <a:p>
          <a:endParaRPr lang="de-CH"/>
        </a:p>
      </dgm:t>
    </dgm:pt>
  </dgm:ptLst>
  <dgm:cxnLst>
    <dgm:cxn modelId="{4C4E49AB-835D-4796-877F-69946DE30B25}" srcId="{8F106D5E-1647-4296-A843-9569D6AE7585}" destId="{A161681C-36FA-400F-A090-5CF5F1F08E6A}" srcOrd="0" destOrd="0" parTransId="{4D725D90-895C-4414-B67B-ABFD2F9987DD}" sibTransId="{FE2F8AD1-F93A-495B-9569-6D57FA2EE109}"/>
    <dgm:cxn modelId="{4718C913-3721-4528-8B1B-B26B39F28B55}" type="presOf" srcId="{8F106D5E-1647-4296-A843-9569D6AE7585}" destId="{12DE82EA-196F-43A8-BB40-5178FDB02A36}" srcOrd="0" destOrd="0" presId="urn:microsoft.com/office/officeart/2005/8/layout/vProcess5"/>
    <dgm:cxn modelId="{2AFAE2E9-A921-4CEB-A685-BDAD48C4060B}" type="presOf" srcId="{7AAC6A06-5F52-44FB-979A-7FF3502AE1F4}" destId="{D2DF0346-58F4-43CB-B3FF-8523F0908DB7}" srcOrd="1" destOrd="1" presId="urn:microsoft.com/office/officeart/2005/8/layout/vProcess5"/>
    <dgm:cxn modelId="{B56B3145-2C58-488B-9F37-B5458EA94D53}" type="presOf" srcId="{A6DA26C7-5DE1-4197-968E-018F57876953}" destId="{8BA35465-C0EA-422C-A543-A4560091C3E2}" srcOrd="1" destOrd="1" presId="urn:microsoft.com/office/officeart/2005/8/layout/vProcess5"/>
    <dgm:cxn modelId="{FBD05724-D98D-41E6-8251-8C8EADABD4F4}" srcId="{08D5BE78-3C79-4381-90E4-36499025EA9A}" destId="{7AAC6A06-5F52-44FB-979A-7FF3502AE1F4}" srcOrd="0" destOrd="0" parTransId="{8DF7B892-8A78-4FAA-9DED-E4D3D0EE9D4E}" sibTransId="{55161BF9-317B-400E-B195-757E5521A148}"/>
    <dgm:cxn modelId="{5A625CBD-739C-4D8C-9516-7BF4064C30DE}" type="presOf" srcId="{1C1D28D6-E453-4316-81F9-7189E90DF4F1}" destId="{D937A315-E888-4BCE-8968-0621EC46E398}" srcOrd="1" destOrd="1" presId="urn:microsoft.com/office/officeart/2005/8/layout/vProcess5"/>
    <dgm:cxn modelId="{9E1693DB-812C-4320-A668-F64D9B5AD904}" type="presOf" srcId="{EB3BBE09-088A-43E5-9B0B-67A6E386B342}" destId="{85FF0D25-E118-48F3-B4F9-4907A0E7C325}" srcOrd="1" destOrd="1" presId="urn:microsoft.com/office/officeart/2005/8/layout/vProcess5"/>
    <dgm:cxn modelId="{B287CABF-9AAF-443A-92EF-9401C1FEBEB9}" type="presOf" srcId="{7143A8C6-3D06-4285-B37E-8AC651DD18A7}" destId="{78CB5009-97DC-497B-909C-6ED443300E88}" srcOrd="0" destOrd="0" presId="urn:microsoft.com/office/officeart/2005/8/layout/vProcess5"/>
    <dgm:cxn modelId="{F1CDBD0D-A882-490A-A5D7-F186CA657033}" type="presOf" srcId="{08D5BE78-3C79-4381-90E4-36499025EA9A}" destId="{D2DF0346-58F4-43CB-B3FF-8523F0908DB7}" srcOrd="1" destOrd="0" presId="urn:microsoft.com/office/officeart/2005/8/layout/vProcess5"/>
    <dgm:cxn modelId="{D7BEFF06-8521-4462-B68F-2810924C28AF}" type="presOf" srcId="{A161681C-36FA-400F-A090-5CF5F1F08E6A}" destId="{85FF0D25-E118-48F3-B4F9-4907A0E7C325}" srcOrd="1" destOrd="0" presId="urn:microsoft.com/office/officeart/2005/8/layout/vProcess5"/>
    <dgm:cxn modelId="{43CDEC42-D903-4BF2-AEF4-313004123E68}" type="presOf" srcId="{3F574E72-A933-454B-8DF5-884C0E39E90D}" destId="{21A1D0AE-7EB3-4725-B3C9-82D0C5A74C3D}" srcOrd="0" destOrd="0" presId="urn:microsoft.com/office/officeart/2005/8/layout/vProcess5"/>
    <dgm:cxn modelId="{E9FFCD00-EAE3-4EB2-9110-B73F92CE4DC5}" type="presOf" srcId="{65C1927F-9D72-4333-98E2-80724418F489}" destId="{8BA35465-C0EA-422C-A543-A4560091C3E2}" srcOrd="1" destOrd="0" presId="urn:microsoft.com/office/officeart/2005/8/layout/vProcess5"/>
    <dgm:cxn modelId="{CF52DFBD-88A5-4222-AD7C-9D2A30EAA5F8}" type="presOf" srcId="{EB3BBE09-088A-43E5-9B0B-67A6E386B342}" destId="{14FE9D6E-EDFB-4173-AA9C-1B3B6AB5BB96}" srcOrd="0" destOrd="1" presId="urn:microsoft.com/office/officeart/2005/8/layout/vProcess5"/>
    <dgm:cxn modelId="{F4EC20BB-55F4-4A64-97C7-FA6FD7D233FE}" srcId="{8F106D5E-1647-4296-A843-9569D6AE7585}" destId="{08D5BE78-3C79-4381-90E4-36499025EA9A}" srcOrd="1" destOrd="0" parTransId="{FEFD7C33-61D1-4825-B1BA-4AB63B0EA341}" sibTransId="{54E6E91E-284F-4616-BBD6-F77813D1602D}"/>
    <dgm:cxn modelId="{6BC8F73F-0FFA-4437-91AB-9982B4B86530}" srcId="{7143A8C6-3D06-4285-B37E-8AC651DD18A7}" destId="{721CB069-688F-48F6-BF76-D5F5596028F1}" srcOrd="0" destOrd="0" parTransId="{14BA6CBF-6E01-4995-9B13-9B7637AF6CEE}" sibTransId="{4E86D7A0-E14F-4A45-8812-9B0F6BE5989D}"/>
    <dgm:cxn modelId="{04D2E75D-82E5-4EC7-9C57-197390040740}" type="presOf" srcId="{FE2F8AD1-F93A-495B-9569-6D57FA2EE109}" destId="{F7D2016D-4A9F-4773-BD69-7E33C4260F23}" srcOrd="0" destOrd="0" presId="urn:microsoft.com/office/officeart/2005/8/layout/vProcess5"/>
    <dgm:cxn modelId="{E70D4D21-E3EC-43F5-B6FA-062482B7F1F6}" type="presOf" srcId="{54E6E91E-284F-4616-BBD6-F77813D1602D}" destId="{64434147-2573-44D0-ABEC-BB50AFC11954}" srcOrd="0" destOrd="0" presId="urn:microsoft.com/office/officeart/2005/8/layout/vProcess5"/>
    <dgm:cxn modelId="{273BA4BF-1366-4EB7-B9D4-01AABB3D10D1}" type="presOf" srcId="{B9B532D2-7D95-4CF6-991E-8868EB465A08}" destId="{BEB2789D-0951-4200-AB96-AE32DE311E41}" srcOrd="0" destOrd="0" presId="urn:microsoft.com/office/officeart/2005/8/layout/vProcess5"/>
    <dgm:cxn modelId="{A5B7DB57-AF1D-475D-BD76-27CCD6B71E86}" type="presOf" srcId="{721CB069-688F-48F6-BF76-D5F5596028F1}" destId="{78CB5009-97DC-497B-909C-6ED443300E88}" srcOrd="0" destOrd="1" presId="urn:microsoft.com/office/officeart/2005/8/layout/vProcess5"/>
    <dgm:cxn modelId="{CE821A86-F2EA-4F31-8BDA-AE1C109E0B48}" type="presOf" srcId="{08D5BE78-3C79-4381-90E4-36499025EA9A}" destId="{2754E652-18EE-46F2-8F2B-F6EDDE29A41A}" srcOrd="0" destOrd="0" presId="urn:microsoft.com/office/officeart/2005/8/layout/vProcess5"/>
    <dgm:cxn modelId="{BFCD800E-F70B-47D9-B4E9-E2C7CF2B7F48}" type="presOf" srcId="{1C1D28D6-E453-4316-81F9-7189E90DF4F1}" destId="{BEB2789D-0951-4200-AB96-AE32DE311E41}" srcOrd="0" destOrd="1" presId="urn:microsoft.com/office/officeart/2005/8/layout/vProcess5"/>
    <dgm:cxn modelId="{26A50638-F5ED-4055-9328-B155EED8EE88}" type="presOf" srcId="{E842D16F-3C0F-4E96-801F-83CDEEDDA177}" destId="{4645FBB0-C175-480E-AA8F-9B9DD30175C7}" srcOrd="0" destOrd="0" presId="urn:microsoft.com/office/officeart/2005/8/layout/vProcess5"/>
    <dgm:cxn modelId="{ECDEEC19-5586-4E84-A25F-AF8F324CC642}" type="presOf" srcId="{7143A8C6-3D06-4285-B37E-8AC651DD18A7}" destId="{1A01A708-6085-44DF-88DB-299C8438D003}" srcOrd="1" destOrd="0" presId="urn:microsoft.com/office/officeart/2005/8/layout/vProcess5"/>
    <dgm:cxn modelId="{76E17B4C-C4F3-4959-85B3-EE440C85E9C8}" srcId="{A161681C-36FA-400F-A090-5CF5F1F08E6A}" destId="{EB3BBE09-088A-43E5-9B0B-67A6E386B342}" srcOrd="0" destOrd="0" parTransId="{7E17C87E-B4C3-4971-9003-AD09D6CE580A}" sibTransId="{06652C93-9CBC-4999-B376-9648B09D2848}"/>
    <dgm:cxn modelId="{2FA059F3-0D98-48DA-8174-58C78B55378D}" type="presOf" srcId="{A161681C-36FA-400F-A090-5CF5F1F08E6A}" destId="{14FE9D6E-EDFB-4173-AA9C-1B3B6AB5BB96}" srcOrd="0" destOrd="0" presId="urn:microsoft.com/office/officeart/2005/8/layout/vProcess5"/>
    <dgm:cxn modelId="{7181D7B6-1CE2-4945-9CD7-883C0EF04DC7}" type="presOf" srcId="{7AAC6A06-5F52-44FB-979A-7FF3502AE1F4}" destId="{2754E652-18EE-46F2-8F2B-F6EDDE29A41A}" srcOrd="0" destOrd="1" presId="urn:microsoft.com/office/officeart/2005/8/layout/vProcess5"/>
    <dgm:cxn modelId="{ED9C803B-D1E3-4813-A446-14E588FEF178}" type="presOf" srcId="{B9B532D2-7D95-4CF6-991E-8868EB465A08}" destId="{D937A315-E888-4BCE-8968-0621EC46E398}" srcOrd="1" destOrd="0" presId="urn:microsoft.com/office/officeart/2005/8/layout/vProcess5"/>
    <dgm:cxn modelId="{910BE77F-70CA-493C-AC92-07E906B80D83}" type="presOf" srcId="{721CB069-688F-48F6-BF76-D5F5596028F1}" destId="{1A01A708-6085-44DF-88DB-299C8438D003}" srcOrd="1" destOrd="1" presId="urn:microsoft.com/office/officeart/2005/8/layout/vProcess5"/>
    <dgm:cxn modelId="{7934A883-E777-45FF-8550-E9D152BE7D8F}" type="presOf" srcId="{A6DA26C7-5DE1-4197-968E-018F57876953}" destId="{37655A68-5D84-4FF7-9765-AB983DB347DE}" srcOrd="0" destOrd="1" presId="urn:microsoft.com/office/officeart/2005/8/layout/vProcess5"/>
    <dgm:cxn modelId="{91DC18F5-0EE6-44F0-8C80-D76E9AED312F}" srcId="{B9B532D2-7D95-4CF6-991E-8868EB465A08}" destId="{1C1D28D6-E453-4316-81F9-7189E90DF4F1}" srcOrd="0" destOrd="0" parTransId="{A93F6652-AEB9-452A-AC39-4A673C60DF70}" sibTransId="{34D1E5E0-8FDC-4D81-BFA9-28557A9FFCE6}"/>
    <dgm:cxn modelId="{352B469E-5D18-4096-85A1-DF5A655E7EB9}" srcId="{8F106D5E-1647-4296-A843-9569D6AE7585}" destId="{65C1927F-9D72-4333-98E2-80724418F489}" srcOrd="4" destOrd="0" parTransId="{ADEE68AC-2537-469D-8FF6-57AF5690BAB1}" sibTransId="{94FC22CB-DE32-4B6A-BFA4-9EC665715DED}"/>
    <dgm:cxn modelId="{58BD3A37-523A-42DE-885C-CA622F48B115}" type="presOf" srcId="{65C1927F-9D72-4333-98E2-80724418F489}" destId="{37655A68-5D84-4FF7-9765-AB983DB347DE}" srcOrd="0" destOrd="0" presId="urn:microsoft.com/office/officeart/2005/8/layout/vProcess5"/>
    <dgm:cxn modelId="{A1523724-0035-48E0-B3FB-A25AE2AB3D99}" srcId="{65C1927F-9D72-4333-98E2-80724418F489}" destId="{A6DA26C7-5DE1-4197-968E-018F57876953}" srcOrd="0" destOrd="0" parTransId="{26E70E91-64FB-4C27-8FBF-9808698B1AAF}" sibTransId="{0DF7C034-B4DC-47CE-A6CA-F7C2D11E34D5}"/>
    <dgm:cxn modelId="{4C5861A1-A6AD-4442-9863-F1BD0AD0A42E}" srcId="{8F106D5E-1647-4296-A843-9569D6AE7585}" destId="{7143A8C6-3D06-4285-B37E-8AC651DD18A7}" srcOrd="2" destOrd="0" parTransId="{E2D92249-4B67-4A60-B0B7-871CFB0792E7}" sibTransId="{E842D16F-3C0F-4E96-801F-83CDEEDDA177}"/>
    <dgm:cxn modelId="{EDA9C2BC-939A-440B-BDD2-194B20E7EA93}" srcId="{8F106D5E-1647-4296-A843-9569D6AE7585}" destId="{B9B532D2-7D95-4CF6-991E-8868EB465A08}" srcOrd="3" destOrd="0" parTransId="{001E40A4-BD95-4A92-8D00-064531DE703F}" sibTransId="{3F574E72-A933-454B-8DF5-884C0E39E90D}"/>
    <dgm:cxn modelId="{C43CD3E3-B82A-4CCF-9E2E-6F3F338A4CC8}" type="presParOf" srcId="{12DE82EA-196F-43A8-BB40-5178FDB02A36}" destId="{23B68237-CCC3-48C2-A0B8-2B0B5025C959}" srcOrd="0" destOrd="0" presId="urn:microsoft.com/office/officeart/2005/8/layout/vProcess5"/>
    <dgm:cxn modelId="{23D1356F-2AF3-4C36-AA22-210F920C8A04}" type="presParOf" srcId="{12DE82EA-196F-43A8-BB40-5178FDB02A36}" destId="{14FE9D6E-EDFB-4173-AA9C-1B3B6AB5BB96}" srcOrd="1" destOrd="0" presId="urn:microsoft.com/office/officeart/2005/8/layout/vProcess5"/>
    <dgm:cxn modelId="{806604CB-6F4A-422C-8C5B-CD131BB2EC0A}" type="presParOf" srcId="{12DE82EA-196F-43A8-BB40-5178FDB02A36}" destId="{2754E652-18EE-46F2-8F2B-F6EDDE29A41A}" srcOrd="2" destOrd="0" presId="urn:microsoft.com/office/officeart/2005/8/layout/vProcess5"/>
    <dgm:cxn modelId="{B0529A58-1C26-4767-A8F6-0C00A9C0BD72}" type="presParOf" srcId="{12DE82EA-196F-43A8-BB40-5178FDB02A36}" destId="{78CB5009-97DC-497B-909C-6ED443300E88}" srcOrd="3" destOrd="0" presId="urn:microsoft.com/office/officeart/2005/8/layout/vProcess5"/>
    <dgm:cxn modelId="{6A42D3E0-9ABF-4743-B3ED-46FB5B94F695}" type="presParOf" srcId="{12DE82EA-196F-43A8-BB40-5178FDB02A36}" destId="{BEB2789D-0951-4200-AB96-AE32DE311E41}" srcOrd="4" destOrd="0" presId="urn:microsoft.com/office/officeart/2005/8/layout/vProcess5"/>
    <dgm:cxn modelId="{806D31FA-AC00-4AAB-866E-E7CB4BA4AAEF}" type="presParOf" srcId="{12DE82EA-196F-43A8-BB40-5178FDB02A36}" destId="{37655A68-5D84-4FF7-9765-AB983DB347DE}" srcOrd="5" destOrd="0" presId="urn:microsoft.com/office/officeart/2005/8/layout/vProcess5"/>
    <dgm:cxn modelId="{737DF724-6547-4220-AFE8-905EC4DF416D}" type="presParOf" srcId="{12DE82EA-196F-43A8-BB40-5178FDB02A36}" destId="{F7D2016D-4A9F-4773-BD69-7E33C4260F23}" srcOrd="6" destOrd="0" presId="urn:microsoft.com/office/officeart/2005/8/layout/vProcess5"/>
    <dgm:cxn modelId="{F1C2F26B-A909-40AF-96DF-3FF4F6B0679D}" type="presParOf" srcId="{12DE82EA-196F-43A8-BB40-5178FDB02A36}" destId="{64434147-2573-44D0-ABEC-BB50AFC11954}" srcOrd="7" destOrd="0" presId="urn:microsoft.com/office/officeart/2005/8/layout/vProcess5"/>
    <dgm:cxn modelId="{A6E25743-3F19-4AEF-B84F-53234CC6DA6D}" type="presParOf" srcId="{12DE82EA-196F-43A8-BB40-5178FDB02A36}" destId="{4645FBB0-C175-480E-AA8F-9B9DD30175C7}" srcOrd="8" destOrd="0" presId="urn:microsoft.com/office/officeart/2005/8/layout/vProcess5"/>
    <dgm:cxn modelId="{5A40CCEE-1DFB-4BAA-B644-7BA73023E06D}" type="presParOf" srcId="{12DE82EA-196F-43A8-BB40-5178FDB02A36}" destId="{21A1D0AE-7EB3-4725-B3C9-82D0C5A74C3D}" srcOrd="9" destOrd="0" presId="urn:microsoft.com/office/officeart/2005/8/layout/vProcess5"/>
    <dgm:cxn modelId="{73F42C99-0560-4C8F-9048-D20AFEA82C97}" type="presParOf" srcId="{12DE82EA-196F-43A8-BB40-5178FDB02A36}" destId="{85FF0D25-E118-48F3-B4F9-4907A0E7C325}" srcOrd="10" destOrd="0" presId="urn:microsoft.com/office/officeart/2005/8/layout/vProcess5"/>
    <dgm:cxn modelId="{3FC10DD4-39D9-44CE-BE6F-63BF1549BEB2}" type="presParOf" srcId="{12DE82EA-196F-43A8-BB40-5178FDB02A36}" destId="{D2DF0346-58F4-43CB-B3FF-8523F0908DB7}" srcOrd="11" destOrd="0" presId="urn:microsoft.com/office/officeart/2005/8/layout/vProcess5"/>
    <dgm:cxn modelId="{DF8DD444-EAB0-4FF3-99C9-397AC368824D}" type="presParOf" srcId="{12DE82EA-196F-43A8-BB40-5178FDB02A36}" destId="{1A01A708-6085-44DF-88DB-299C8438D003}" srcOrd="12" destOrd="0" presId="urn:microsoft.com/office/officeart/2005/8/layout/vProcess5"/>
    <dgm:cxn modelId="{237C17B4-823E-4790-AA59-AC9D412D4EBE}" type="presParOf" srcId="{12DE82EA-196F-43A8-BB40-5178FDB02A36}" destId="{D937A315-E888-4BCE-8968-0621EC46E398}" srcOrd="13" destOrd="0" presId="urn:microsoft.com/office/officeart/2005/8/layout/vProcess5"/>
    <dgm:cxn modelId="{1C18E5C2-85E9-414B-AD97-7551503FFA85}" type="presParOf" srcId="{12DE82EA-196F-43A8-BB40-5178FDB02A36}" destId="{8BA35465-C0EA-422C-A543-A4560091C3E2}" srcOrd="14" destOrd="0" presId="urn:microsoft.com/office/officeart/2005/8/layout/v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6251EBD-57FB-4019-96B5-851BC206944A}" type="doc">
      <dgm:prSet loTypeId="urn:microsoft.com/office/officeart/2005/8/layout/vProcess5" loCatId="process" qsTypeId="urn:microsoft.com/office/officeart/2005/8/quickstyle/simple1" qsCatId="simple" csTypeId="urn:microsoft.com/office/officeart/2005/8/colors/accent0_1" csCatId="mainScheme" phldr="1"/>
      <dgm:spPr/>
      <dgm:t>
        <a:bodyPr/>
        <a:lstStyle/>
        <a:p>
          <a:endParaRPr lang="de-CH"/>
        </a:p>
      </dgm:t>
    </dgm:pt>
    <dgm:pt modelId="{7DE79B0D-A1CF-4253-A052-B23906EA426C}">
      <dgm:prSet phldrT="[Text]"/>
      <dgm:spPr>
        <a:solidFill>
          <a:schemeClr val="bg1">
            <a:lumMod val="85000"/>
          </a:schemeClr>
        </a:solidFill>
      </dgm:spPr>
      <dgm:t>
        <a:bodyPr/>
        <a:lstStyle/>
        <a:p>
          <a:r>
            <a:rPr lang="de-CH"/>
            <a:t>Donor Agencies</a:t>
          </a:r>
        </a:p>
      </dgm:t>
    </dgm:pt>
    <dgm:pt modelId="{23F8B088-23CC-4AD3-917A-A5EA7E4491A6}" type="parTrans" cxnId="{DF1683FA-86E9-41E6-9E46-26B0D007E556}">
      <dgm:prSet/>
      <dgm:spPr/>
      <dgm:t>
        <a:bodyPr/>
        <a:lstStyle/>
        <a:p>
          <a:endParaRPr lang="de-CH"/>
        </a:p>
      </dgm:t>
    </dgm:pt>
    <dgm:pt modelId="{43F71E88-79BB-4A7F-9339-307A3981A830}" type="sibTrans" cxnId="{DF1683FA-86E9-41E6-9E46-26B0D007E556}">
      <dgm:prSet/>
      <dgm:spPr>
        <a:solidFill>
          <a:schemeClr val="tx1">
            <a:alpha val="90000"/>
          </a:schemeClr>
        </a:solidFill>
      </dgm:spPr>
      <dgm:t>
        <a:bodyPr/>
        <a:lstStyle/>
        <a:p>
          <a:endParaRPr lang="de-CH"/>
        </a:p>
      </dgm:t>
    </dgm:pt>
    <dgm:pt modelId="{1A4C3CC0-0C02-474D-8F5B-84CDE5DDAFB2}">
      <dgm:prSet phldrT="[Text]"/>
      <dgm:spPr>
        <a:solidFill>
          <a:schemeClr val="bg1">
            <a:lumMod val="75000"/>
          </a:schemeClr>
        </a:solidFill>
      </dgm:spPr>
      <dgm:t>
        <a:bodyPr/>
        <a:lstStyle/>
        <a:p>
          <a:r>
            <a:rPr lang="de-CH"/>
            <a:t>EAD</a:t>
          </a:r>
        </a:p>
      </dgm:t>
    </dgm:pt>
    <dgm:pt modelId="{20691949-8C83-4DF0-96D8-30B67D57DF34}" type="parTrans" cxnId="{E14D8B60-01B7-4CF2-BEED-DB8229BF17EF}">
      <dgm:prSet/>
      <dgm:spPr/>
      <dgm:t>
        <a:bodyPr/>
        <a:lstStyle/>
        <a:p>
          <a:endParaRPr lang="de-CH"/>
        </a:p>
      </dgm:t>
    </dgm:pt>
    <dgm:pt modelId="{01F75854-B3EB-45D5-BBAF-11E23F911547}" type="sibTrans" cxnId="{E14D8B60-01B7-4CF2-BEED-DB8229BF17EF}">
      <dgm:prSet/>
      <dgm:spPr>
        <a:solidFill>
          <a:schemeClr val="tx1">
            <a:alpha val="90000"/>
          </a:schemeClr>
        </a:solidFill>
      </dgm:spPr>
      <dgm:t>
        <a:bodyPr/>
        <a:lstStyle/>
        <a:p>
          <a:endParaRPr lang="de-CH"/>
        </a:p>
      </dgm:t>
    </dgm:pt>
    <dgm:pt modelId="{0CC64071-38A3-47E2-9A3D-F3E450E8351F}">
      <dgm:prSet phldrT="[Text]"/>
      <dgm:spPr>
        <a:solidFill>
          <a:schemeClr val="bg1">
            <a:lumMod val="85000"/>
          </a:schemeClr>
        </a:solidFill>
      </dgm:spPr>
      <dgm:t>
        <a:bodyPr/>
        <a:lstStyle/>
        <a:p>
          <a:r>
            <a:rPr lang="de-CH"/>
            <a:t>section officers</a:t>
          </a:r>
        </a:p>
      </dgm:t>
    </dgm:pt>
    <dgm:pt modelId="{0D047BB9-6A1C-4487-BE7B-1B5D38838162}" type="parTrans" cxnId="{05E695EA-6ACE-432B-95EF-8C097D1301FA}">
      <dgm:prSet/>
      <dgm:spPr/>
      <dgm:t>
        <a:bodyPr/>
        <a:lstStyle/>
        <a:p>
          <a:endParaRPr lang="de-CH"/>
        </a:p>
      </dgm:t>
    </dgm:pt>
    <dgm:pt modelId="{E9F09E46-E41D-4F85-9E52-92634E4A1554}" type="sibTrans" cxnId="{05E695EA-6ACE-432B-95EF-8C097D1301FA}">
      <dgm:prSet/>
      <dgm:spPr/>
      <dgm:t>
        <a:bodyPr/>
        <a:lstStyle/>
        <a:p>
          <a:endParaRPr lang="de-CH"/>
        </a:p>
      </dgm:t>
    </dgm:pt>
    <dgm:pt modelId="{28BAF3B6-495A-4F0D-8B9C-6EC504976094}">
      <dgm:prSet phldrT="[Text]"/>
      <dgm:spPr>
        <a:solidFill>
          <a:schemeClr val="bg1">
            <a:lumMod val="85000"/>
          </a:schemeClr>
        </a:solidFill>
      </dgm:spPr>
      <dgm:t>
        <a:bodyPr/>
        <a:lstStyle/>
        <a:p>
          <a:r>
            <a:rPr lang="de-CH"/>
            <a:t>offers training</a:t>
          </a:r>
        </a:p>
      </dgm:t>
    </dgm:pt>
    <dgm:pt modelId="{633CAF6F-A598-4347-A0FC-CA49C2711F59}" type="parTrans" cxnId="{EAD9E8F3-BAAB-45F7-9E61-4DA8473CAB05}">
      <dgm:prSet/>
      <dgm:spPr/>
      <dgm:t>
        <a:bodyPr/>
        <a:lstStyle/>
        <a:p>
          <a:endParaRPr lang="de-CH"/>
        </a:p>
      </dgm:t>
    </dgm:pt>
    <dgm:pt modelId="{DAFFD757-39D8-4E27-A7B8-4C10D1F57417}" type="sibTrans" cxnId="{EAD9E8F3-BAAB-45F7-9E61-4DA8473CAB05}">
      <dgm:prSet/>
      <dgm:spPr/>
      <dgm:t>
        <a:bodyPr/>
        <a:lstStyle/>
        <a:p>
          <a:endParaRPr lang="de-CH"/>
        </a:p>
      </dgm:t>
    </dgm:pt>
    <dgm:pt modelId="{38AE81A1-1EB7-470E-9218-14D479AB6407}">
      <dgm:prSet phldrT="[Text]"/>
      <dgm:spPr>
        <a:solidFill>
          <a:schemeClr val="bg1">
            <a:lumMod val="75000"/>
          </a:schemeClr>
        </a:solidFill>
      </dgm:spPr>
      <dgm:t>
        <a:bodyPr/>
        <a:lstStyle/>
        <a:p>
          <a:r>
            <a:rPr lang="de-CH"/>
            <a:t>channels training to provincial governments</a:t>
          </a:r>
        </a:p>
      </dgm:t>
    </dgm:pt>
    <dgm:pt modelId="{71B2501E-2135-4C0A-8CD5-905F46C57351}" type="parTrans" cxnId="{9AE478C0-F98D-4CC0-BEAA-2E356D01D09D}">
      <dgm:prSet/>
      <dgm:spPr/>
      <dgm:t>
        <a:bodyPr/>
        <a:lstStyle/>
        <a:p>
          <a:endParaRPr lang="de-CH"/>
        </a:p>
      </dgm:t>
    </dgm:pt>
    <dgm:pt modelId="{75EC19C1-12B6-4B15-8FFC-69782FCA42C9}" type="sibTrans" cxnId="{9AE478C0-F98D-4CC0-BEAA-2E356D01D09D}">
      <dgm:prSet/>
      <dgm:spPr/>
      <dgm:t>
        <a:bodyPr/>
        <a:lstStyle/>
        <a:p>
          <a:endParaRPr lang="de-CH"/>
        </a:p>
      </dgm:t>
    </dgm:pt>
    <dgm:pt modelId="{6F0F30D8-E986-4852-966C-23AC88CEDABD}">
      <dgm:prSet phldrT="[Text]"/>
      <dgm:spPr>
        <a:solidFill>
          <a:schemeClr val="bg1">
            <a:lumMod val="85000"/>
          </a:schemeClr>
        </a:solidFill>
      </dgm:spPr>
      <dgm:t>
        <a:bodyPr/>
        <a:lstStyle/>
        <a:p>
          <a:r>
            <a:rPr lang="de-CH"/>
            <a:t>Chief Secretary</a:t>
          </a:r>
        </a:p>
      </dgm:t>
    </dgm:pt>
    <dgm:pt modelId="{FD3345E8-BD30-47D2-81BB-30D41CB6C288}" type="parTrans" cxnId="{AE956822-FB47-4D12-B491-B95202A511DD}">
      <dgm:prSet/>
      <dgm:spPr/>
      <dgm:t>
        <a:bodyPr/>
        <a:lstStyle/>
        <a:p>
          <a:endParaRPr lang="de-CH"/>
        </a:p>
      </dgm:t>
    </dgm:pt>
    <dgm:pt modelId="{73153C4F-1577-491E-9D4A-A91623C419FE}" type="sibTrans" cxnId="{AE956822-FB47-4D12-B491-B95202A511DD}">
      <dgm:prSet/>
      <dgm:spPr>
        <a:solidFill>
          <a:schemeClr val="tx1">
            <a:alpha val="90000"/>
          </a:schemeClr>
        </a:solidFill>
      </dgm:spPr>
      <dgm:t>
        <a:bodyPr/>
        <a:lstStyle/>
        <a:p>
          <a:endParaRPr lang="de-CH"/>
        </a:p>
      </dgm:t>
    </dgm:pt>
    <dgm:pt modelId="{2093BC8F-FBE4-447E-8619-E4CCA75969A9}">
      <dgm:prSet phldrT="[Text]"/>
      <dgm:spPr>
        <a:solidFill>
          <a:schemeClr val="bg1">
            <a:lumMod val="85000"/>
          </a:schemeClr>
        </a:solidFill>
      </dgm:spPr>
      <dgm:t>
        <a:bodyPr/>
        <a:lstStyle/>
        <a:p>
          <a:r>
            <a:rPr lang="de-CH"/>
            <a:t>forwards training to P&amp;D</a:t>
          </a:r>
        </a:p>
      </dgm:t>
    </dgm:pt>
    <dgm:pt modelId="{AF3C9C7E-4633-4F98-831D-744B12094F2D}" type="parTrans" cxnId="{E498FC9F-1254-44E7-B20D-CCDEF404F140}">
      <dgm:prSet/>
      <dgm:spPr/>
      <dgm:t>
        <a:bodyPr/>
        <a:lstStyle/>
        <a:p>
          <a:endParaRPr lang="de-CH"/>
        </a:p>
      </dgm:t>
    </dgm:pt>
    <dgm:pt modelId="{7AD30D43-47CE-4674-94FE-7E4097662949}" type="sibTrans" cxnId="{E498FC9F-1254-44E7-B20D-CCDEF404F140}">
      <dgm:prSet/>
      <dgm:spPr/>
      <dgm:t>
        <a:bodyPr/>
        <a:lstStyle/>
        <a:p>
          <a:endParaRPr lang="de-CH"/>
        </a:p>
      </dgm:t>
    </dgm:pt>
    <dgm:pt modelId="{194B111A-FCEE-44F4-BBDF-E73B825B86DF}">
      <dgm:prSet phldrT="[Text]"/>
      <dgm:spPr>
        <a:solidFill>
          <a:schemeClr val="bg1">
            <a:lumMod val="75000"/>
          </a:schemeClr>
        </a:solidFill>
      </dgm:spPr>
      <dgm:t>
        <a:bodyPr/>
        <a:lstStyle/>
        <a:p>
          <a:r>
            <a:rPr lang="de-CH"/>
            <a:t>P&amp;D</a:t>
          </a:r>
        </a:p>
      </dgm:t>
    </dgm:pt>
    <dgm:pt modelId="{B55C4D96-ACDB-402F-AEF7-5F25FF2EF12F}" type="parTrans" cxnId="{785D4EB7-B37B-4620-9940-A0ED1393EECA}">
      <dgm:prSet/>
      <dgm:spPr/>
      <dgm:t>
        <a:bodyPr/>
        <a:lstStyle/>
        <a:p>
          <a:endParaRPr lang="de-CH"/>
        </a:p>
      </dgm:t>
    </dgm:pt>
    <dgm:pt modelId="{E0B693EC-6720-4002-A654-6CB7CF195677}" type="sibTrans" cxnId="{785D4EB7-B37B-4620-9940-A0ED1393EECA}">
      <dgm:prSet/>
      <dgm:spPr>
        <a:solidFill>
          <a:schemeClr val="tx1">
            <a:alpha val="90000"/>
          </a:schemeClr>
        </a:solidFill>
      </dgm:spPr>
      <dgm:t>
        <a:bodyPr/>
        <a:lstStyle/>
        <a:p>
          <a:endParaRPr lang="de-CH"/>
        </a:p>
      </dgm:t>
    </dgm:pt>
    <dgm:pt modelId="{206380BD-ECE7-4315-B628-8365B15E839F}">
      <dgm:prSet phldrT="[Text]"/>
      <dgm:spPr>
        <a:solidFill>
          <a:schemeClr val="bg1">
            <a:lumMod val="75000"/>
          </a:schemeClr>
        </a:solidFill>
      </dgm:spPr>
      <dgm:t>
        <a:bodyPr/>
        <a:lstStyle/>
        <a:p>
          <a:r>
            <a:rPr lang="de-CH"/>
            <a:t>looks for candidates</a:t>
          </a:r>
        </a:p>
      </dgm:t>
    </dgm:pt>
    <dgm:pt modelId="{9387BFF4-5C31-4FC5-AD3E-1468C91432B9}" type="parTrans" cxnId="{B7FB0D7E-6271-47E8-A295-4DB2DF9907B2}">
      <dgm:prSet/>
      <dgm:spPr/>
      <dgm:t>
        <a:bodyPr/>
        <a:lstStyle/>
        <a:p>
          <a:endParaRPr lang="de-CH"/>
        </a:p>
      </dgm:t>
    </dgm:pt>
    <dgm:pt modelId="{B451998A-12ED-4E09-BDEE-194F47101919}" type="sibTrans" cxnId="{B7FB0D7E-6271-47E8-A295-4DB2DF9907B2}">
      <dgm:prSet/>
      <dgm:spPr/>
      <dgm:t>
        <a:bodyPr/>
        <a:lstStyle/>
        <a:p>
          <a:endParaRPr lang="de-CH"/>
        </a:p>
      </dgm:t>
    </dgm:pt>
    <dgm:pt modelId="{D6D9A980-2E55-4E45-AAD8-D2DF9A89495A}">
      <dgm:prSet phldrT="[Text]"/>
      <dgm:spPr>
        <a:solidFill>
          <a:schemeClr val="bg1">
            <a:lumMod val="85000"/>
          </a:schemeClr>
        </a:solidFill>
      </dgm:spPr>
      <dgm:t>
        <a:bodyPr/>
        <a:lstStyle/>
        <a:p>
          <a:r>
            <a:rPr lang="de-CH"/>
            <a:t>receives applications from candidates</a:t>
          </a:r>
        </a:p>
      </dgm:t>
    </dgm:pt>
    <dgm:pt modelId="{F9C54E61-7345-45C8-9210-604198AF1C3C}" type="parTrans" cxnId="{5190DFDD-27E6-405D-832F-1C4427A61850}">
      <dgm:prSet/>
      <dgm:spPr/>
      <dgm:t>
        <a:bodyPr/>
        <a:lstStyle/>
        <a:p>
          <a:endParaRPr lang="de-CH"/>
        </a:p>
      </dgm:t>
    </dgm:pt>
    <dgm:pt modelId="{DF82BC50-1CF2-41F6-905F-7AB4826A01A6}" type="sibTrans" cxnId="{5190DFDD-27E6-405D-832F-1C4427A61850}">
      <dgm:prSet/>
      <dgm:spPr/>
      <dgm:t>
        <a:bodyPr/>
        <a:lstStyle/>
        <a:p>
          <a:endParaRPr lang="de-CH"/>
        </a:p>
      </dgm:t>
    </dgm:pt>
    <dgm:pt modelId="{416744D5-3A0C-4843-BDA5-ADF39B739619}" type="pres">
      <dgm:prSet presAssocID="{C6251EBD-57FB-4019-96B5-851BC206944A}" presName="outerComposite" presStyleCnt="0">
        <dgm:presLayoutVars>
          <dgm:chMax val="5"/>
          <dgm:dir/>
          <dgm:resizeHandles val="exact"/>
        </dgm:presLayoutVars>
      </dgm:prSet>
      <dgm:spPr/>
      <dgm:t>
        <a:bodyPr/>
        <a:lstStyle/>
        <a:p>
          <a:endParaRPr lang="de-CH"/>
        </a:p>
      </dgm:t>
    </dgm:pt>
    <dgm:pt modelId="{BEFA261F-F400-45A6-B486-B245E5291C0B}" type="pres">
      <dgm:prSet presAssocID="{C6251EBD-57FB-4019-96B5-851BC206944A}" presName="dummyMaxCanvas" presStyleCnt="0">
        <dgm:presLayoutVars/>
      </dgm:prSet>
      <dgm:spPr/>
    </dgm:pt>
    <dgm:pt modelId="{B38CE4B2-1B89-4C95-96AC-6E11B843B19A}" type="pres">
      <dgm:prSet presAssocID="{C6251EBD-57FB-4019-96B5-851BC206944A}" presName="FiveNodes_1" presStyleLbl="node1" presStyleIdx="0" presStyleCnt="5">
        <dgm:presLayoutVars>
          <dgm:bulletEnabled val="1"/>
        </dgm:presLayoutVars>
      </dgm:prSet>
      <dgm:spPr/>
      <dgm:t>
        <a:bodyPr/>
        <a:lstStyle/>
        <a:p>
          <a:endParaRPr lang="de-CH"/>
        </a:p>
      </dgm:t>
    </dgm:pt>
    <dgm:pt modelId="{01737C27-F1A2-42EC-B0B3-5DC29DCA8396}" type="pres">
      <dgm:prSet presAssocID="{C6251EBD-57FB-4019-96B5-851BC206944A}" presName="FiveNodes_2" presStyleLbl="node1" presStyleIdx="1" presStyleCnt="5">
        <dgm:presLayoutVars>
          <dgm:bulletEnabled val="1"/>
        </dgm:presLayoutVars>
      </dgm:prSet>
      <dgm:spPr/>
      <dgm:t>
        <a:bodyPr/>
        <a:lstStyle/>
        <a:p>
          <a:endParaRPr lang="de-CH"/>
        </a:p>
      </dgm:t>
    </dgm:pt>
    <dgm:pt modelId="{4A0B4C74-1B6A-49DB-9D9D-8B10F3AB533A}" type="pres">
      <dgm:prSet presAssocID="{C6251EBD-57FB-4019-96B5-851BC206944A}" presName="FiveNodes_3" presStyleLbl="node1" presStyleIdx="2" presStyleCnt="5">
        <dgm:presLayoutVars>
          <dgm:bulletEnabled val="1"/>
        </dgm:presLayoutVars>
      </dgm:prSet>
      <dgm:spPr/>
      <dgm:t>
        <a:bodyPr/>
        <a:lstStyle/>
        <a:p>
          <a:endParaRPr lang="de-CH"/>
        </a:p>
      </dgm:t>
    </dgm:pt>
    <dgm:pt modelId="{8B189CB3-540C-463F-A093-4B1A338F6265}" type="pres">
      <dgm:prSet presAssocID="{C6251EBD-57FB-4019-96B5-851BC206944A}" presName="FiveNodes_4" presStyleLbl="node1" presStyleIdx="3" presStyleCnt="5">
        <dgm:presLayoutVars>
          <dgm:bulletEnabled val="1"/>
        </dgm:presLayoutVars>
      </dgm:prSet>
      <dgm:spPr/>
      <dgm:t>
        <a:bodyPr/>
        <a:lstStyle/>
        <a:p>
          <a:endParaRPr lang="de-CH"/>
        </a:p>
      </dgm:t>
    </dgm:pt>
    <dgm:pt modelId="{5C0A7AAF-8033-4EC3-9CE7-785856E22062}" type="pres">
      <dgm:prSet presAssocID="{C6251EBD-57FB-4019-96B5-851BC206944A}" presName="FiveNodes_5" presStyleLbl="node1" presStyleIdx="4" presStyleCnt="5">
        <dgm:presLayoutVars>
          <dgm:bulletEnabled val="1"/>
        </dgm:presLayoutVars>
      </dgm:prSet>
      <dgm:spPr/>
      <dgm:t>
        <a:bodyPr/>
        <a:lstStyle/>
        <a:p>
          <a:endParaRPr lang="de-CH"/>
        </a:p>
      </dgm:t>
    </dgm:pt>
    <dgm:pt modelId="{2E131051-1D03-4838-B297-48C3FA6DE2EF}" type="pres">
      <dgm:prSet presAssocID="{C6251EBD-57FB-4019-96B5-851BC206944A}" presName="FiveConn_1-2" presStyleLbl="fgAccFollowNode1" presStyleIdx="0" presStyleCnt="4">
        <dgm:presLayoutVars>
          <dgm:bulletEnabled val="1"/>
        </dgm:presLayoutVars>
      </dgm:prSet>
      <dgm:spPr/>
      <dgm:t>
        <a:bodyPr/>
        <a:lstStyle/>
        <a:p>
          <a:endParaRPr lang="de-CH"/>
        </a:p>
      </dgm:t>
    </dgm:pt>
    <dgm:pt modelId="{9EB4849B-2C8D-40E2-919D-1E42C08735AA}" type="pres">
      <dgm:prSet presAssocID="{C6251EBD-57FB-4019-96B5-851BC206944A}" presName="FiveConn_2-3" presStyleLbl="fgAccFollowNode1" presStyleIdx="1" presStyleCnt="4">
        <dgm:presLayoutVars>
          <dgm:bulletEnabled val="1"/>
        </dgm:presLayoutVars>
      </dgm:prSet>
      <dgm:spPr/>
      <dgm:t>
        <a:bodyPr/>
        <a:lstStyle/>
        <a:p>
          <a:endParaRPr lang="de-CH"/>
        </a:p>
      </dgm:t>
    </dgm:pt>
    <dgm:pt modelId="{C066386C-AAD9-4980-A83D-3E9ACE4794A1}" type="pres">
      <dgm:prSet presAssocID="{C6251EBD-57FB-4019-96B5-851BC206944A}" presName="FiveConn_3-4" presStyleLbl="fgAccFollowNode1" presStyleIdx="2" presStyleCnt="4">
        <dgm:presLayoutVars>
          <dgm:bulletEnabled val="1"/>
        </dgm:presLayoutVars>
      </dgm:prSet>
      <dgm:spPr/>
      <dgm:t>
        <a:bodyPr/>
        <a:lstStyle/>
        <a:p>
          <a:endParaRPr lang="de-CH"/>
        </a:p>
      </dgm:t>
    </dgm:pt>
    <dgm:pt modelId="{2A343B34-CF6F-4441-9093-15064D292718}" type="pres">
      <dgm:prSet presAssocID="{C6251EBD-57FB-4019-96B5-851BC206944A}" presName="FiveConn_4-5" presStyleLbl="fgAccFollowNode1" presStyleIdx="3" presStyleCnt="4">
        <dgm:presLayoutVars>
          <dgm:bulletEnabled val="1"/>
        </dgm:presLayoutVars>
      </dgm:prSet>
      <dgm:spPr/>
      <dgm:t>
        <a:bodyPr/>
        <a:lstStyle/>
        <a:p>
          <a:endParaRPr lang="de-CH"/>
        </a:p>
      </dgm:t>
    </dgm:pt>
    <dgm:pt modelId="{CC03134D-4067-4F2A-B348-893C8CD6D31D}" type="pres">
      <dgm:prSet presAssocID="{C6251EBD-57FB-4019-96B5-851BC206944A}" presName="FiveNodes_1_text" presStyleLbl="node1" presStyleIdx="4" presStyleCnt="5">
        <dgm:presLayoutVars>
          <dgm:bulletEnabled val="1"/>
        </dgm:presLayoutVars>
      </dgm:prSet>
      <dgm:spPr/>
      <dgm:t>
        <a:bodyPr/>
        <a:lstStyle/>
        <a:p>
          <a:endParaRPr lang="de-CH"/>
        </a:p>
      </dgm:t>
    </dgm:pt>
    <dgm:pt modelId="{380A394A-FC1B-4E27-80FA-91159A79F353}" type="pres">
      <dgm:prSet presAssocID="{C6251EBD-57FB-4019-96B5-851BC206944A}" presName="FiveNodes_2_text" presStyleLbl="node1" presStyleIdx="4" presStyleCnt="5">
        <dgm:presLayoutVars>
          <dgm:bulletEnabled val="1"/>
        </dgm:presLayoutVars>
      </dgm:prSet>
      <dgm:spPr/>
      <dgm:t>
        <a:bodyPr/>
        <a:lstStyle/>
        <a:p>
          <a:endParaRPr lang="de-CH"/>
        </a:p>
      </dgm:t>
    </dgm:pt>
    <dgm:pt modelId="{897EFC54-6C8C-4388-A362-7CE04DE19AB4}" type="pres">
      <dgm:prSet presAssocID="{C6251EBD-57FB-4019-96B5-851BC206944A}" presName="FiveNodes_3_text" presStyleLbl="node1" presStyleIdx="4" presStyleCnt="5">
        <dgm:presLayoutVars>
          <dgm:bulletEnabled val="1"/>
        </dgm:presLayoutVars>
      </dgm:prSet>
      <dgm:spPr/>
      <dgm:t>
        <a:bodyPr/>
        <a:lstStyle/>
        <a:p>
          <a:endParaRPr lang="de-CH"/>
        </a:p>
      </dgm:t>
    </dgm:pt>
    <dgm:pt modelId="{AC90F4DA-C80C-4793-8E81-92B9BE2734CF}" type="pres">
      <dgm:prSet presAssocID="{C6251EBD-57FB-4019-96B5-851BC206944A}" presName="FiveNodes_4_text" presStyleLbl="node1" presStyleIdx="4" presStyleCnt="5">
        <dgm:presLayoutVars>
          <dgm:bulletEnabled val="1"/>
        </dgm:presLayoutVars>
      </dgm:prSet>
      <dgm:spPr/>
      <dgm:t>
        <a:bodyPr/>
        <a:lstStyle/>
        <a:p>
          <a:endParaRPr lang="de-CH"/>
        </a:p>
      </dgm:t>
    </dgm:pt>
    <dgm:pt modelId="{462DA5A3-8158-49E5-8ACF-5CAAE375AAC0}" type="pres">
      <dgm:prSet presAssocID="{C6251EBD-57FB-4019-96B5-851BC206944A}" presName="FiveNodes_5_text" presStyleLbl="node1" presStyleIdx="4" presStyleCnt="5">
        <dgm:presLayoutVars>
          <dgm:bulletEnabled val="1"/>
        </dgm:presLayoutVars>
      </dgm:prSet>
      <dgm:spPr/>
      <dgm:t>
        <a:bodyPr/>
        <a:lstStyle/>
        <a:p>
          <a:endParaRPr lang="de-CH"/>
        </a:p>
      </dgm:t>
    </dgm:pt>
  </dgm:ptLst>
  <dgm:cxnLst>
    <dgm:cxn modelId="{8E318023-2FC3-4AD5-B6B5-567E5B12DB9F}" type="presOf" srcId="{01F75854-B3EB-45D5-BBAF-11E23F911547}" destId="{9EB4849B-2C8D-40E2-919D-1E42C08735AA}" srcOrd="0" destOrd="0" presId="urn:microsoft.com/office/officeart/2005/8/layout/vProcess5"/>
    <dgm:cxn modelId="{77A1A81E-6E24-4723-BD24-A74F398E410C}" type="presOf" srcId="{194B111A-FCEE-44F4-BBDF-E73B825B86DF}" destId="{8B189CB3-540C-463F-A093-4B1A338F6265}" srcOrd="0" destOrd="0" presId="urn:microsoft.com/office/officeart/2005/8/layout/vProcess5"/>
    <dgm:cxn modelId="{9F0506B0-0648-4F49-B93D-91F6258CEC35}" type="presOf" srcId="{73153C4F-1577-491E-9D4A-A91623C419FE}" destId="{C066386C-AAD9-4980-A83D-3E9ACE4794A1}" srcOrd="0" destOrd="0" presId="urn:microsoft.com/office/officeart/2005/8/layout/vProcess5"/>
    <dgm:cxn modelId="{EAD9E8F3-BAAB-45F7-9E61-4DA8473CAB05}" srcId="{7DE79B0D-A1CF-4253-A052-B23906EA426C}" destId="{28BAF3B6-495A-4F0D-8B9C-6EC504976094}" srcOrd="0" destOrd="0" parTransId="{633CAF6F-A598-4347-A0FC-CA49C2711F59}" sibTransId="{DAFFD757-39D8-4E27-A7B8-4C10D1F57417}"/>
    <dgm:cxn modelId="{05E695EA-6ACE-432B-95EF-8C097D1301FA}" srcId="{C6251EBD-57FB-4019-96B5-851BC206944A}" destId="{0CC64071-38A3-47E2-9A3D-F3E450E8351F}" srcOrd="4" destOrd="0" parTransId="{0D047BB9-6A1C-4487-BE7B-1B5D38838162}" sibTransId="{E9F09E46-E41D-4F85-9E52-92634E4A1554}"/>
    <dgm:cxn modelId="{A1EED7FD-7B71-4B2B-BF9F-6CB29D57A96F}" type="presOf" srcId="{D6D9A980-2E55-4E45-AAD8-D2DF9A89495A}" destId="{462DA5A3-8158-49E5-8ACF-5CAAE375AAC0}" srcOrd="1" destOrd="1" presId="urn:microsoft.com/office/officeart/2005/8/layout/vProcess5"/>
    <dgm:cxn modelId="{595BD8D4-D94A-4FE8-9044-AAD0B9EB57C8}" type="presOf" srcId="{7DE79B0D-A1CF-4253-A052-B23906EA426C}" destId="{CC03134D-4067-4F2A-B348-893C8CD6D31D}" srcOrd="1" destOrd="0" presId="urn:microsoft.com/office/officeart/2005/8/layout/vProcess5"/>
    <dgm:cxn modelId="{74F1BEA7-52E3-477C-8B34-72276D3D6CAF}" type="presOf" srcId="{38AE81A1-1EB7-470E-9218-14D479AB6407}" destId="{380A394A-FC1B-4E27-80FA-91159A79F353}" srcOrd="1" destOrd="1" presId="urn:microsoft.com/office/officeart/2005/8/layout/vProcess5"/>
    <dgm:cxn modelId="{DDFDD78C-B219-4F46-AEE7-E1D36B6C7F9C}" type="presOf" srcId="{7DE79B0D-A1CF-4253-A052-B23906EA426C}" destId="{B38CE4B2-1B89-4C95-96AC-6E11B843B19A}" srcOrd="0" destOrd="0" presId="urn:microsoft.com/office/officeart/2005/8/layout/vProcess5"/>
    <dgm:cxn modelId="{F536B8FC-90FB-4607-9D2A-F37E5DE1B724}" type="presOf" srcId="{6F0F30D8-E986-4852-966C-23AC88CEDABD}" destId="{4A0B4C74-1B6A-49DB-9D9D-8B10F3AB533A}" srcOrd="0" destOrd="0" presId="urn:microsoft.com/office/officeart/2005/8/layout/vProcess5"/>
    <dgm:cxn modelId="{5190DFDD-27E6-405D-832F-1C4427A61850}" srcId="{0CC64071-38A3-47E2-9A3D-F3E450E8351F}" destId="{D6D9A980-2E55-4E45-AAD8-D2DF9A89495A}" srcOrd="0" destOrd="0" parTransId="{F9C54E61-7345-45C8-9210-604198AF1C3C}" sibTransId="{DF82BC50-1CF2-41F6-905F-7AB4826A01A6}"/>
    <dgm:cxn modelId="{B9F77A8D-2B41-46BE-8F96-92367F83922B}" type="presOf" srcId="{28BAF3B6-495A-4F0D-8B9C-6EC504976094}" destId="{CC03134D-4067-4F2A-B348-893C8CD6D31D}" srcOrd="1" destOrd="1" presId="urn:microsoft.com/office/officeart/2005/8/layout/vProcess5"/>
    <dgm:cxn modelId="{23895105-2DC8-4AE3-B9CF-67173578739F}" type="presOf" srcId="{6F0F30D8-E986-4852-966C-23AC88CEDABD}" destId="{897EFC54-6C8C-4388-A362-7CE04DE19AB4}" srcOrd="1" destOrd="0" presId="urn:microsoft.com/office/officeart/2005/8/layout/vProcess5"/>
    <dgm:cxn modelId="{A718B32F-BD41-4CCD-ACE8-BA6BF10271B4}" type="presOf" srcId="{206380BD-ECE7-4315-B628-8365B15E839F}" destId="{AC90F4DA-C80C-4793-8E81-92B9BE2734CF}" srcOrd="1" destOrd="1" presId="urn:microsoft.com/office/officeart/2005/8/layout/vProcess5"/>
    <dgm:cxn modelId="{E498FC9F-1254-44E7-B20D-CCDEF404F140}" srcId="{6F0F30D8-E986-4852-966C-23AC88CEDABD}" destId="{2093BC8F-FBE4-447E-8619-E4CCA75969A9}" srcOrd="0" destOrd="0" parTransId="{AF3C9C7E-4633-4F98-831D-744B12094F2D}" sibTransId="{7AD30D43-47CE-4674-94FE-7E4097662949}"/>
    <dgm:cxn modelId="{5F630E5E-57DA-4920-AF66-83FC4B28CF19}" type="presOf" srcId="{1A4C3CC0-0C02-474D-8F5B-84CDE5DDAFB2}" destId="{01737C27-F1A2-42EC-B0B3-5DC29DCA8396}" srcOrd="0" destOrd="0" presId="urn:microsoft.com/office/officeart/2005/8/layout/vProcess5"/>
    <dgm:cxn modelId="{E14D8B60-01B7-4CF2-BEED-DB8229BF17EF}" srcId="{C6251EBD-57FB-4019-96B5-851BC206944A}" destId="{1A4C3CC0-0C02-474D-8F5B-84CDE5DDAFB2}" srcOrd="1" destOrd="0" parTransId="{20691949-8C83-4DF0-96D8-30B67D57DF34}" sibTransId="{01F75854-B3EB-45D5-BBAF-11E23F911547}"/>
    <dgm:cxn modelId="{D571B867-5C3C-4649-917A-85D4586F09C0}" type="presOf" srcId="{28BAF3B6-495A-4F0D-8B9C-6EC504976094}" destId="{B38CE4B2-1B89-4C95-96AC-6E11B843B19A}" srcOrd="0" destOrd="1" presId="urn:microsoft.com/office/officeart/2005/8/layout/vProcess5"/>
    <dgm:cxn modelId="{FBDB8F7F-786E-48B9-86E3-24B14C6656DA}" type="presOf" srcId="{0CC64071-38A3-47E2-9A3D-F3E450E8351F}" destId="{462DA5A3-8158-49E5-8ACF-5CAAE375AAC0}" srcOrd="1" destOrd="0" presId="urn:microsoft.com/office/officeart/2005/8/layout/vProcess5"/>
    <dgm:cxn modelId="{0A29D656-8C68-4E09-943C-C20D6C62D667}" type="presOf" srcId="{C6251EBD-57FB-4019-96B5-851BC206944A}" destId="{416744D5-3A0C-4843-BDA5-ADF39B739619}" srcOrd="0" destOrd="0" presId="urn:microsoft.com/office/officeart/2005/8/layout/vProcess5"/>
    <dgm:cxn modelId="{E08B4123-1E1A-4FB9-B7F4-6C6A77EBE4D4}" type="presOf" srcId="{0CC64071-38A3-47E2-9A3D-F3E450E8351F}" destId="{5C0A7AAF-8033-4EC3-9CE7-785856E22062}" srcOrd="0" destOrd="0" presId="urn:microsoft.com/office/officeart/2005/8/layout/vProcess5"/>
    <dgm:cxn modelId="{077F4892-23B5-4072-9E54-F6C44BDDA8A8}" type="presOf" srcId="{38AE81A1-1EB7-470E-9218-14D479AB6407}" destId="{01737C27-F1A2-42EC-B0B3-5DC29DCA8396}" srcOrd="0" destOrd="1" presId="urn:microsoft.com/office/officeart/2005/8/layout/vProcess5"/>
    <dgm:cxn modelId="{0E95C723-A34F-44E3-9CE3-9D0E61018AAE}" type="presOf" srcId="{1A4C3CC0-0C02-474D-8F5B-84CDE5DDAFB2}" destId="{380A394A-FC1B-4E27-80FA-91159A79F353}" srcOrd="1" destOrd="0" presId="urn:microsoft.com/office/officeart/2005/8/layout/vProcess5"/>
    <dgm:cxn modelId="{B7FB0D7E-6271-47E8-A295-4DB2DF9907B2}" srcId="{194B111A-FCEE-44F4-BBDF-E73B825B86DF}" destId="{206380BD-ECE7-4315-B628-8365B15E839F}" srcOrd="0" destOrd="0" parTransId="{9387BFF4-5C31-4FC5-AD3E-1468C91432B9}" sibTransId="{B451998A-12ED-4E09-BDEE-194F47101919}"/>
    <dgm:cxn modelId="{785D4EB7-B37B-4620-9940-A0ED1393EECA}" srcId="{C6251EBD-57FB-4019-96B5-851BC206944A}" destId="{194B111A-FCEE-44F4-BBDF-E73B825B86DF}" srcOrd="3" destOrd="0" parTransId="{B55C4D96-ACDB-402F-AEF7-5F25FF2EF12F}" sibTransId="{E0B693EC-6720-4002-A654-6CB7CF195677}"/>
    <dgm:cxn modelId="{31A38AA4-86EE-4876-8528-8AB93A27475A}" type="presOf" srcId="{206380BD-ECE7-4315-B628-8365B15E839F}" destId="{8B189CB3-540C-463F-A093-4B1A338F6265}" srcOrd="0" destOrd="1" presId="urn:microsoft.com/office/officeart/2005/8/layout/vProcess5"/>
    <dgm:cxn modelId="{2D1A0118-60DA-4E50-BCF0-56802756EBE3}" type="presOf" srcId="{194B111A-FCEE-44F4-BBDF-E73B825B86DF}" destId="{AC90F4DA-C80C-4793-8E81-92B9BE2734CF}" srcOrd="1" destOrd="0" presId="urn:microsoft.com/office/officeart/2005/8/layout/vProcess5"/>
    <dgm:cxn modelId="{9AE478C0-F98D-4CC0-BEAA-2E356D01D09D}" srcId="{1A4C3CC0-0C02-474D-8F5B-84CDE5DDAFB2}" destId="{38AE81A1-1EB7-470E-9218-14D479AB6407}" srcOrd="0" destOrd="0" parTransId="{71B2501E-2135-4C0A-8CD5-905F46C57351}" sibTransId="{75EC19C1-12B6-4B15-8FFC-69782FCA42C9}"/>
    <dgm:cxn modelId="{81D5CB6B-E855-4D9E-AB4A-ED740F29A2BF}" type="presOf" srcId="{E0B693EC-6720-4002-A654-6CB7CF195677}" destId="{2A343B34-CF6F-4441-9093-15064D292718}" srcOrd="0" destOrd="0" presId="urn:microsoft.com/office/officeart/2005/8/layout/vProcess5"/>
    <dgm:cxn modelId="{9F69F09C-1FFE-45D5-A1C6-8F5B86C6E444}" type="presOf" srcId="{D6D9A980-2E55-4E45-AAD8-D2DF9A89495A}" destId="{5C0A7AAF-8033-4EC3-9CE7-785856E22062}" srcOrd="0" destOrd="1" presId="urn:microsoft.com/office/officeart/2005/8/layout/vProcess5"/>
    <dgm:cxn modelId="{521CF20B-7CB4-4071-A269-09FC57D8711A}" type="presOf" srcId="{2093BC8F-FBE4-447E-8619-E4CCA75969A9}" destId="{897EFC54-6C8C-4388-A362-7CE04DE19AB4}" srcOrd="1" destOrd="1" presId="urn:microsoft.com/office/officeart/2005/8/layout/vProcess5"/>
    <dgm:cxn modelId="{CFF6A187-9643-4F92-84C8-D7C8E56C0716}" type="presOf" srcId="{2093BC8F-FBE4-447E-8619-E4CCA75969A9}" destId="{4A0B4C74-1B6A-49DB-9D9D-8B10F3AB533A}" srcOrd="0" destOrd="1" presId="urn:microsoft.com/office/officeart/2005/8/layout/vProcess5"/>
    <dgm:cxn modelId="{283E8974-06DC-467D-AD6A-AE8CAA1C2262}" type="presOf" srcId="{43F71E88-79BB-4A7F-9339-307A3981A830}" destId="{2E131051-1D03-4838-B297-48C3FA6DE2EF}" srcOrd="0" destOrd="0" presId="urn:microsoft.com/office/officeart/2005/8/layout/vProcess5"/>
    <dgm:cxn modelId="{AE956822-FB47-4D12-B491-B95202A511DD}" srcId="{C6251EBD-57FB-4019-96B5-851BC206944A}" destId="{6F0F30D8-E986-4852-966C-23AC88CEDABD}" srcOrd="2" destOrd="0" parTransId="{FD3345E8-BD30-47D2-81BB-30D41CB6C288}" sibTransId="{73153C4F-1577-491E-9D4A-A91623C419FE}"/>
    <dgm:cxn modelId="{DF1683FA-86E9-41E6-9E46-26B0D007E556}" srcId="{C6251EBD-57FB-4019-96B5-851BC206944A}" destId="{7DE79B0D-A1CF-4253-A052-B23906EA426C}" srcOrd="0" destOrd="0" parTransId="{23F8B088-23CC-4AD3-917A-A5EA7E4491A6}" sibTransId="{43F71E88-79BB-4A7F-9339-307A3981A830}"/>
    <dgm:cxn modelId="{8AAC14D4-8057-4599-984B-5B8BD4A032B5}" type="presParOf" srcId="{416744D5-3A0C-4843-BDA5-ADF39B739619}" destId="{BEFA261F-F400-45A6-B486-B245E5291C0B}" srcOrd="0" destOrd="0" presId="urn:microsoft.com/office/officeart/2005/8/layout/vProcess5"/>
    <dgm:cxn modelId="{C7F84A65-26DA-45BB-B8FE-AFCC134D882F}" type="presParOf" srcId="{416744D5-3A0C-4843-BDA5-ADF39B739619}" destId="{B38CE4B2-1B89-4C95-96AC-6E11B843B19A}" srcOrd="1" destOrd="0" presId="urn:microsoft.com/office/officeart/2005/8/layout/vProcess5"/>
    <dgm:cxn modelId="{E35A6BB7-C3E5-4CBA-9EA9-592CD21E8D2E}" type="presParOf" srcId="{416744D5-3A0C-4843-BDA5-ADF39B739619}" destId="{01737C27-F1A2-42EC-B0B3-5DC29DCA8396}" srcOrd="2" destOrd="0" presId="urn:microsoft.com/office/officeart/2005/8/layout/vProcess5"/>
    <dgm:cxn modelId="{CCA4A906-6817-42E9-9620-86C128BD13B1}" type="presParOf" srcId="{416744D5-3A0C-4843-BDA5-ADF39B739619}" destId="{4A0B4C74-1B6A-49DB-9D9D-8B10F3AB533A}" srcOrd="3" destOrd="0" presId="urn:microsoft.com/office/officeart/2005/8/layout/vProcess5"/>
    <dgm:cxn modelId="{E1734218-F772-4870-A6F3-2FE98955CC15}" type="presParOf" srcId="{416744D5-3A0C-4843-BDA5-ADF39B739619}" destId="{8B189CB3-540C-463F-A093-4B1A338F6265}" srcOrd="4" destOrd="0" presId="urn:microsoft.com/office/officeart/2005/8/layout/vProcess5"/>
    <dgm:cxn modelId="{F7F5DC44-95EE-4CC3-8B79-D67B713A1550}" type="presParOf" srcId="{416744D5-3A0C-4843-BDA5-ADF39B739619}" destId="{5C0A7AAF-8033-4EC3-9CE7-785856E22062}" srcOrd="5" destOrd="0" presId="urn:microsoft.com/office/officeart/2005/8/layout/vProcess5"/>
    <dgm:cxn modelId="{4D1F56BB-2E93-4D8C-9B1A-666B36DEEABA}" type="presParOf" srcId="{416744D5-3A0C-4843-BDA5-ADF39B739619}" destId="{2E131051-1D03-4838-B297-48C3FA6DE2EF}" srcOrd="6" destOrd="0" presId="urn:microsoft.com/office/officeart/2005/8/layout/vProcess5"/>
    <dgm:cxn modelId="{5508893D-6E37-4CB5-A273-5821082DEB0A}" type="presParOf" srcId="{416744D5-3A0C-4843-BDA5-ADF39B739619}" destId="{9EB4849B-2C8D-40E2-919D-1E42C08735AA}" srcOrd="7" destOrd="0" presId="urn:microsoft.com/office/officeart/2005/8/layout/vProcess5"/>
    <dgm:cxn modelId="{590082C6-3806-4ECB-AC9B-DBC27126F661}" type="presParOf" srcId="{416744D5-3A0C-4843-BDA5-ADF39B739619}" destId="{C066386C-AAD9-4980-A83D-3E9ACE4794A1}" srcOrd="8" destOrd="0" presId="urn:microsoft.com/office/officeart/2005/8/layout/vProcess5"/>
    <dgm:cxn modelId="{EA6623BD-0D13-4A95-990B-C65D54D8D4A8}" type="presParOf" srcId="{416744D5-3A0C-4843-BDA5-ADF39B739619}" destId="{2A343B34-CF6F-4441-9093-15064D292718}" srcOrd="9" destOrd="0" presId="urn:microsoft.com/office/officeart/2005/8/layout/vProcess5"/>
    <dgm:cxn modelId="{E2ABB5D1-372F-4181-A1C5-AA9D28112787}" type="presParOf" srcId="{416744D5-3A0C-4843-BDA5-ADF39B739619}" destId="{CC03134D-4067-4F2A-B348-893C8CD6D31D}" srcOrd="10" destOrd="0" presId="urn:microsoft.com/office/officeart/2005/8/layout/vProcess5"/>
    <dgm:cxn modelId="{538CDA37-3234-4D68-8807-10E689B984CC}" type="presParOf" srcId="{416744D5-3A0C-4843-BDA5-ADF39B739619}" destId="{380A394A-FC1B-4E27-80FA-91159A79F353}" srcOrd="11" destOrd="0" presId="urn:microsoft.com/office/officeart/2005/8/layout/vProcess5"/>
    <dgm:cxn modelId="{00EB9D77-3474-4AC0-9E5C-732426C3A206}" type="presParOf" srcId="{416744D5-3A0C-4843-BDA5-ADF39B739619}" destId="{897EFC54-6C8C-4388-A362-7CE04DE19AB4}" srcOrd="12" destOrd="0" presId="urn:microsoft.com/office/officeart/2005/8/layout/vProcess5"/>
    <dgm:cxn modelId="{3138CF1F-450A-4BA3-9814-C7AEFB380779}" type="presParOf" srcId="{416744D5-3A0C-4843-BDA5-ADF39B739619}" destId="{AC90F4DA-C80C-4793-8E81-92B9BE2734CF}" srcOrd="13" destOrd="0" presId="urn:microsoft.com/office/officeart/2005/8/layout/vProcess5"/>
    <dgm:cxn modelId="{70618101-D3A6-48EC-AC2E-9332B4A07B70}" type="presParOf" srcId="{416744D5-3A0C-4843-BDA5-ADF39B739619}" destId="{462DA5A3-8158-49E5-8ACF-5CAAE375AAC0}" srcOrd="14" destOrd="0" presId="urn:microsoft.com/office/officeart/2005/8/layout/vProcess5"/>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185EB4F-7AF6-4650-B62D-10A2B1112CAF}" type="doc">
      <dgm:prSet loTypeId="urn:microsoft.com/office/officeart/2005/8/layout/vProcess5" loCatId="process" qsTypeId="urn:microsoft.com/office/officeart/2005/8/quickstyle/simple1" qsCatId="simple" csTypeId="urn:microsoft.com/office/officeart/2005/8/colors/accent0_1" csCatId="mainScheme" phldr="1"/>
      <dgm:spPr/>
      <dgm:t>
        <a:bodyPr/>
        <a:lstStyle/>
        <a:p>
          <a:endParaRPr lang="de-CH"/>
        </a:p>
      </dgm:t>
    </dgm:pt>
    <dgm:pt modelId="{0F471CF3-E812-47B9-BCD4-D0347621158A}">
      <dgm:prSet phldrT="[Text]"/>
      <dgm:spPr>
        <a:solidFill>
          <a:schemeClr val="bg1">
            <a:lumMod val="75000"/>
          </a:schemeClr>
        </a:solidFill>
      </dgm:spPr>
      <dgm:t>
        <a:bodyPr/>
        <a:lstStyle/>
        <a:p>
          <a:r>
            <a:rPr lang="de-CH">
              <a:solidFill>
                <a:sysClr val="windowText" lastClr="000000"/>
              </a:solidFill>
            </a:rPr>
            <a:t>decides</a:t>
          </a:r>
        </a:p>
      </dgm:t>
    </dgm:pt>
    <dgm:pt modelId="{2A758D54-2163-4882-AE54-92FC0F89E1D9}">
      <dgm:prSet phldrT="[Text]"/>
      <dgm:spPr>
        <a:solidFill>
          <a:schemeClr val="bg1">
            <a:lumMod val="75000"/>
          </a:schemeClr>
        </a:solidFill>
      </dgm:spPr>
      <dgm:t>
        <a:bodyPr/>
        <a:lstStyle/>
        <a:p>
          <a:r>
            <a:rPr lang="de-CH">
              <a:solidFill>
                <a:sysClr val="windowText" lastClr="000000"/>
              </a:solidFill>
            </a:rPr>
            <a:t>Chief Operating Officer</a:t>
          </a:r>
        </a:p>
      </dgm:t>
    </dgm:pt>
    <dgm:pt modelId="{F05B3EB8-1F26-4557-A00B-E7F552F044D8}" type="sibTrans" cxnId="{D217E31B-F682-4299-A6B2-89C260DA22CF}">
      <dgm:prSet/>
      <dgm:spPr/>
      <dgm:t>
        <a:bodyPr/>
        <a:lstStyle/>
        <a:p>
          <a:endParaRPr lang="de-CH"/>
        </a:p>
      </dgm:t>
    </dgm:pt>
    <dgm:pt modelId="{146594E5-5E84-4A63-A6BC-41330B1B7B40}" type="parTrans" cxnId="{D217E31B-F682-4299-A6B2-89C260DA22CF}">
      <dgm:prSet/>
      <dgm:spPr/>
      <dgm:t>
        <a:bodyPr/>
        <a:lstStyle/>
        <a:p>
          <a:endParaRPr lang="de-CH"/>
        </a:p>
      </dgm:t>
    </dgm:pt>
    <dgm:pt modelId="{5EC7B12E-985E-456C-9A48-C603778EECAF}" type="sibTrans" cxnId="{8232B000-18DD-4C16-B311-68339155795E}">
      <dgm:prSet/>
      <dgm:spPr/>
      <dgm:t>
        <a:bodyPr/>
        <a:lstStyle/>
        <a:p>
          <a:endParaRPr lang="de-CH"/>
        </a:p>
      </dgm:t>
    </dgm:pt>
    <dgm:pt modelId="{F90DFBB3-5741-4D61-9CE5-9804377F96EB}" type="parTrans" cxnId="{8232B000-18DD-4C16-B311-68339155795E}">
      <dgm:prSet/>
      <dgm:spPr/>
      <dgm:t>
        <a:bodyPr/>
        <a:lstStyle/>
        <a:p>
          <a:endParaRPr lang="de-CH"/>
        </a:p>
      </dgm:t>
    </dgm:pt>
    <dgm:pt modelId="{A76F70D5-D48B-4EB4-9533-BE632F0E869A}">
      <dgm:prSet phldrT="[Text]"/>
      <dgm:spPr>
        <a:solidFill>
          <a:schemeClr val="bg1">
            <a:lumMod val="85000"/>
          </a:schemeClr>
        </a:solidFill>
      </dgm:spPr>
      <dgm:t>
        <a:bodyPr/>
        <a:lstStyle/>
        <a:p>
          <a:r>
            <a:rPr lang="de-CH">
              <a:solidFill>
                <a:sysClr val="windowText" lastClr="000000"/>
              </a:solidFill>
            </a:rPr>
            <a:t>pursues the application</a:t>
          </a:r>
        </a:p>
      </dgm:t>
    </dgm:pt>
    <dgm:pt modelId="{E46B7274-8A3E-4C56-953B-FAC1C609F769}">
      <dgm:prSet phldrT="[Text]"/>
      <dgm:spPr>
        <a:solidFill>
          <a:schemeClr val="bg1">
            <a:lumMod val="85000"/>
          </a:schemeClr>
        </a:solidFill>
      </dgm:spPr>
      <dgm:t>
        <a:bodyPr/>
        <a:lstStyle/>
        <a:p>
          <a:r>
            <a:rPr lang="de-CH">
              <a:solidFill>
                <a:sysClr val="windowText" lastClr="000000"/>
              </a:solidFill>
            </a:rPr>
            <a:t>Respective Senior</a:t>
          </a:r>
        </a:p>
      </dgm:t>
    </dgm:pt>
    <dgm:pt modelId="{6C6109EC-98B2-4A6A-8965-5CFE7667C1D5}" type="sibTrans" cxnId="{581A70FE-A091-4D9C-B4A9-E9DF29CFA1AB}">
      <dgm:prSet/>
      <dgm:spPr>
        <a:solidFill>
          <a:schemeClr val="tx1">
            <a:alpha val="90000"/>
          </a:schemeClr>
        </a:solidFill>
      </dgm:spPr>
      <dgm:t>
        <a:bodyPr/>
        <a:lstStyle/>
        <a:p>
          <a:endParaRPr lang="de-CH"/>
        </a:p>
      </dgm:t>
    </dgm:pt>
    <dgm:pt modelId="{3F040662-902E-4197-B19B-3A228404A714}" type="parTrans" cxnId="{581A70FE-A091-4D9C-B4A9-E9DF29CFA1AB}">
      <dgm:prSet/>
      <dgm:spPr/>
      <dgm:t>
        <a:bodyPr/>
        <a:lstStyle/>
        <a:p>
          <a:endParaRPr lang="de-CH"/>
        </a:p>
      </dgm:t>
    </dgm:pt>
    <dgm:pt modelId="{9581FDD4-284F-4C95-A610-654556B63721}" type="sibTrans" cxnId="{36759D4E-36B6-4BD6-948B-86DDCEDFB029}">
      <dgm:prSet/>
      <dgm:spPr/>
      <dgm:t>
        <a:bodyPr/>
        <a:lstStyle/>
        <a:p>
          <a:endParaRPr lang="de-CH"/>
        </a:p>
      </dgm:t>
    </dgm:pt>
    <dgm:pt modelId="{E878CAD8-4518-46D6-89F2-EAA51BA9514B}" type="parTrans" cxnId="{36759D4E-36B6-4BD6-948B-86DDCEDFB029}">
      <dgm:prSet/>
      <dgm:spPr/>
      <dgm:t>
        <a:bodyPr/>
        <a:lstStyle/>
        <a:p>
          <a:endParaRPr lang="de-CH"/>
        </a:p>
      </dgm:t>
    </dgm:pt>
    <dgm:pt modelId="{BF187F80-E2E7-4CED-A394-3D9A62C3CB5E}">
      <dgm:prSet phldrT="[Text]"/>
      <dgm:spPr>
        <a:solidFill>
          <a:schemeClr val="bg1">
            <a:lumMod val="75000"/>
          </a:schemeClr>
        </a:solidFill>
      </dgm:spPr>
      <dgm:t>
        <a:bodyPr/>
        <a:lstStyle/>
        <a:p>
          <a:r>
            <a:rPr lang="de-CH">
              <a:solidFill>
                <a:sysClr val="windowText" lastClr="000000"/>
              </a:solidFill>
            </a:rPr>
            <a:t>pursues the application</a:t>
          </a:r>
        </a:p>
      </dgm:t>
    </dgm:pt>
    <dgm:pt modelId="{A71B6D4D-7A2D-4B14-8937-3FFC20F9F47F}">
      <dgm:prSet phldrT="[Text]"/>
      <dgm:spPr>
        <a:solidFill>
          <a:schemeClr val="bg1">
            <a:lumMod val="75000"/>
          </a:schemeClr>
        </a:solidFill>
      </dgm:spPr>
      <dgm:t>
        <a:bodyPr/>
        <a:lstStyle/>
        <a:p>
          <a:r>
            <a:rPr lang="de-CH">
              <a:solidFill>
                <a:sysClr val="windowText" lastClr="000000"/>
              </a:solidFill>
            </a:rPr>
            <a:t>Respective Senior</a:t>
          </a:r>
        </a:p>
      </dgm:t>
    </dgm:pt>
    <dgm:pt modelId="{D0DB11F9-9A5C-47F8-AB69-342A37AF42E5}" type="sibTrans" cxnId="{30648394-BCCC-41DF-AB73-1A3351F83BEA}">
      <dgm:prSet/>
      <dgm:spPr>
        <a:solidFill>
          <a:schemeClr val="tx1">
            <a:alpha val="90000"/>
          </a:schemeClr>
        </a:solidFill>
      </dgm:spPr>
      <dgm:t>
        <a:bodyPr/>
        <a:lstStyle/>
        <a:p>
          <a:endParaRPr lang="de-CH"/>
        </a:p>
      </dgm:t>
    </dgm:pt>
    <dgm:pt modelId="{ACB1210F-13AB-491F-A8A6-280CA1E70BD4}" type="parTrans" cxnId="{30648394-BCCC-41DF-AB73-1A3351F83BEA}">
      <dgm:prSet/>
      <dgm:spPr/>
      <dgm:t>
        <a:bodyPr/>
        <a:lstStyle/>
        <a:p>
          <a:endParaRPr lang="de-CH"/>
        </a:p>
      </dgm:t>
    </dgm:pt>
    <dgm:pt modelId="{4B4FAF67-B286-4A1A-B7D1-49B31B8EDA4B}" type="sibTrans" cxnId="{4FC840A6-15E1-4482-A574-7F853941E595}">
      <dgm:prSet/>
      <dgm:spPr/>
      <dgm:t>
        <a:bodyPr/>
        <a:lstStyle/>
        <a:p>
          <a:endParaRPr lang="de-CH"/>
        </a:p>
      </dgm:t>
    </dgm:pt>
    <dgm:pt modelId="{729385B8-56EB-4B6F-A2D4-948327A1B24A}" type="parTrans" cxnId="{4FC840A6-15E1-4482-A574-7F853941E595}">
      <dgm:prSet/>
      <dgm:spPr/>
      <dgm:t>
        <a:bodyPr/>
        <a:lstStyle/>
        <a:p>
          <a:endParaRPr lang="de-CH"/>
        </a:p>
      </dgm:t>
    </dgm:pt>
    <dgm:pt modelId="{15517CA1-D8B8-40A3-A54C-D6AF63A93582}">
      <dgm:prSet phldrT="[Text]"/>
      <dgm:spPr>
        <a:solidFill>
          <a:schemeClr val="bg1">
            <a:lumMod val="85000"/>
          </a:schemeClr>
        </a:solidFill>
      </dgm:spPr>
      <dgm:t>
        <a:bodyPr/>
        <a:lstStyle/>
        <a:p>
          <a:r>
            <a:rPr lang="de-CH">
              <a:solidFill>
                <a:sysClr val="windowText" lastClr="000000"/>
              </a:solidFill>
            </a:rPr>
            <a:t>applies with application for a training</a:t>
          </a:r>
        </a:p>
      </dgm:t>
    </dgm:pt>
    <dgm:pt modelId="{52227606-0BCD-4632-B937-09C3740B619A}">
      <dgm:prSet phldrT="[Text]"/>
      <dgm:spPr>
        <a:solidFill>
          <a:schemeClr val="bg1">
            <a:lumMod val="85000"/>
          </a:schemeClr>
        </a:solidFill>
      </dgm:spPr>
      <dgm:t>
        <a:bodyPr/>
        <a:lstStyle/>
        <a:p>
          <a:r>
            <a:rPr lang="de-CH">
              <a:solidFill>
                <a:sysClr val="windowText" lastClr="000000"/>
              </a:solidFill>
            </a:rPr>
            <a:t>Employee</a:t>
          </a:r>
        </a:p>
      </dgm:t>
    </dgm:pt>
    <dgm:pt modelId="{BF94B4D3-BC63-47F8-B6F8-2BAE228F35D5}" type="sibTrans" cxnId="{EBA8E6AC-8C87-4CFF-97FD-6EEF334BE498}">
      <dgm:prSet/>
      <dgm:spPr>
        <a:solidFill>
          <a:schemeClr val="tx1">
            <a:alpha val="90000"/>
          </a:schemeClr>
        </a:solidFill>
      </dgm:spPr>
      <dgm:t>
        <a:bodyPr/>
        <a:lstStyle/>
        <a:p>
          <a:endParaRPr lang="de-CH"/>
        </a:p>
      </dgm:t>
    </dgm:pt>
    <dgm:pt modelId="{16F754A3-5B77-40D5-883B-F329A49A9410}" type="parTrans" cxnId="{EBA8E6AC-8C87-4CFF-97FD-6EEF334BE498}">
      <dgm:prSet/>
      <dgm:spPr/>
      <dgm:t>
        <a:bodyPr/>
        <a:lstStyle/>
        <a:p>
          <a:endParaRPr lang="de-CH"/>
        </a:p>
      </dgm:t>
    </dgm:pt>
    <dgm:pt modelId="{A5EB08AC-FBD8-4A58-9E31-2EAA8D301B7D}" type="sibTrans" cxnId="{35A08BA1-5555-41D8-B9E6-FC7A6CA12B59}">
      <dgm:prSet/>
      <dgm:spPr/>
      <dgm:t>
        <a:bodyPr/>
        <a:lstStyle/>
        <a:p>
          <a:endParaRPr lang="de-CH"/>
        </a:p>
      </dgm:t>
    </dgm:pt>
    <dgm:pt modelId="{687AA0DC-8B96-4101-B07B-ADA3D3D3BA05}" type="parTrans" cxnId="{35A08BA1-5555-41D8-B9E6-FC7A6CA12B59}">
      <dgm:prSet/>
      <dgm:spPr/>
      <dgm:t>
        <a:bodyPr/>
        <a:lstStyle/>
        <a:p>
          <a:endParaRPr lang="de-CH"/>
        </a:p>
      </dgm:t>
    </dgm:pt>
    <dgm:pt modelId="{7B8DA898-A16A-41B5-A6F5-26FDAA640D5E}" type="pres">
      <dgm:prSet presAssocID="{5185EB4F-7AF6-4650-B62D-10A2B1112CAF}" presName="outerComposite" presStyleCnt="0">
        <dgm:presLayoutVars>
          <dgm:chMax val="5"/>
          <dgm:dir/>
          <dgm:resizeHandles val="exact"/>
        </dgm:presLayoutVars>
      </dgm:prSet>
      <dgm:spPr/>
      <dgm:t>
        <a:bodyPr/>
        <a:lstStyle/>
        <a:p>
          <a:endParaRPr lang="de-CH"/>
        </a:p>
      </dgm:t>
    </dgm:pt>
    <dgm:pt modelId="{F73F6726-366C-47CC-B138-011A2299D8DB}" type="pres">
      <dgm:prSet presAssocID="{5185EB4F-7AF6-4650-B62D-10A2B1112CAF}" presName="dummyMaxCanvas" presStyleCnt="0">
        <dgm:presLayoutVars/>
      </dgm:prSet>
      <dgm:spPr/>
      <dgm:t>
        <a:bodyPr/>
        <a:lstStyle/>
        <a:p>
          <a:endParaRPr lang="de-CH"/>
        </a:p>
      </dgm:t>
    </dgm:pt>
    <dgm:pt modelId="{620ECC2B-1963-4F4B-838E-82DF2E647673}" type="pres">
      <dgm:prSet presAssocID="{5185EB4F-7AF6-4650-B62D-10A2B1112CAF}" presName="FourNodes_1" presStyleLbl="node1" presStyleIdx="0" presStyleCnt="4">
        <dgm:presLayoutVars>
          <dgm:bulletEnabled val="1"/>
        </dgm:presLayoutVars>
      </dgm:prSet>
      <dgm:spPr/>
      <dgm:t>
        <a:bodyPr/>
        <a:lstStyle/>
        <a:p>
          <a:endParaRPr lang="de-CH"/>
        </a:p>
      </dgm:t>
    </dgm:pt>
    <dgm:pt modelId="{8D094775-8ABE-4563-935B-370732C2D367}" type="pres">
      <dgm:prSet presAssocID="{5185EB4F-7AF6-4650-B62D-10A2B1112CAF}" presName="FourNodes_2" presStyleLbl="node1" presStyleIdx="1" presStyleCnt="4">
        <dgm:presLayoutVars>
          <dgm:bulletEnabled val="1"/>
        </dgm:presLayoutVars>
      </dgm:prSet>
      <dgm:spPr/>
      <dgm:t>
        <a:bodyPr/>
        <a:lstStyle/>
        <a:p>
          <a:endParaRPr lang="de-CH"/>
        </a:p>
      </dgm:t>
    </dgm:pt>
    <dgm:pt modelId="{5F54CA56-5893-4969-88D3-EFC4C2F184B7}" type="pres">
      <dgm:prSet presAssocID="{5185EB4F-7AF6-4650-B62D-10A2B1112CAF}" presName="FourNodes_3" presStyleLbl="node1" presStyleIdx="2" presStyleCnt="4">
        <dgm:presLayoutVars>
          <dgm:bulletEnabled val="1"/>
        </dgm:presLayoutVars>
      </dgm:prSet>
      <dgm:spPr/>
      <dgm:t>
        <a:bodyPr/>
        <a:lstStyle/>
        <a:p>
          <a:endParaRPr lang="de-CH"/>
        </a:p>
      </dgm:t>
    </dgm:pt>
    <dgm:pt modelId="{806EBC69-B9BA-4F76-8F0C-AC170236952A}" type="pres">
      <dgm:prSet presAssocID="{5185EB4F-7AF6-4650-B62D-10A2B1112CAF}" presName="FourNodes_4" presStyleLbl="node1" presStyleIdx="3" presStyleCnt="4">
        <dgm:presLayoutVars>
          <dgm:bulletEnabled val="1"/>
        </dgm:presLayoutVars>
      </dgm:prSet>
      <dgm:spPr/>
      <dgm:t>
        <a:bodyPr/>
        <a:lstStyle/>
        <a:p>
          <a:endParaRPr lang="de-CH"/>
        </a:p>
      </dgm:t>
    </dgm:pt>
    <dgm:pt modelId="{18A2D445-CF44-4757-BF8C-DF611D6B0E4D}" type="pres">
      <dgm:prSet presAssocID="{5185EB4F-7AF6-4650-B62D-10A2B1112CAF}" presName="FourConn_1-2" presStyleLbl="fgAccFollowNode1" presStyleIdx="0" presStyleCnt="3">
        <dgm:presLayoutVars>
          <dgm:bulletEnabled val="1"/>
        </dgm:presLayoutVars>
      </dgm:prSet>
      <dgm:spPr/>
      <dgm:t>
        <a:bodyPr/>
        <a:lstStyle/>
        <a:p>
          <a:endParaRPr lang="de-CH"/>
        </a:p>
      </dgm:t>
    </dgm:pt>
    <dgm:pt modelId="{A0B208FE-2502-4004-AB9D-F7543E77AA30}" type="pres">
      <dgm:prSet presAssocID="{5185EB4F-7AF6-4650-B62D-10A2B1112CAF}" presName="FourConn_2-3" presStyleLbl="fgAccFollowNode1" presStyleIdx="1" presStyleCnt="3">
        <dgm:presLayoutVars>
          <dgm:bulletEnabled val="1"/>
        </dgm:presLayoutVars>
      </dgm:prSet>
      <dgm:spPr/>
      <dgm:t>
        <a:bodyPr/>
        <a:lstStyle/>
        <a:p>
          <a:endParaRPr lang="de-CH"/>
        </a:p>
      </dgm:t>
    </dgm:pt>
    <dgm:pt modelId="{411DB972-1B11-4C1B-95DF-3ADA269FDD57}" type="pres">
      <dgm:prSet presAssocID="{5185EB4F-7AF6-4650-B62D-10A2B1112CAF}" presName="FourConn_3-4" presStyleLbl="fgAccFollowNode1" presStyleIdx="2" presStyleCnt="3">
        <dgm:presLayoutVars>
          <dgm:bulletEnabled val="1"/>
        </dgm:presLayoutVars>
      </dgm:prSet>
      <dgm:spPr/>
      <dgm:t>
        <a:bodyPr/>
        <a:lstStyle/>
        <a:p>
          <a:endParaRPr lang="de-CH"/>
        </a:p>
      </dgm:t>
    </dgm:pt>
    <dgm:pt modelId="{DA6E0606-0D48-450C-886E-EF48FA0A916F}" type="pres">
      <dgm:prSet presAssocID="{5185EB4F-7AF6-4650-B62D-10A2B1112CAF}" presName="FourNodes_1_text" presStyleLbl="node1" presStyleIdx="3" presStyleCnt="4">
        <dgm:presLayoutVars>
          <dgm:bulletEnabled val="1"/>
        </dgm:presLayoutVars>
      </dgm:prSet>
      <dgm:spPr/>
      <dgm:t>
        <a:bodyPr/>
        <a:lstStyle/>
        <a:p>
          <a:endParaRPr lang="de-CH"/>
        </a:p>
      </dgm:t>
    </dgm:pt>
    <dgm:pt modelId="{5D316F6D-D179-4A92-8C3A-ADD4FB0E172C}" type="pres">
      <dgm:prSet presAssocID="{5185EB4F-7AF6-4650-B62D-10A2B1112CAF}" presName="FourNodes_2_text" presStyleLbl="node1" presStyleIdx="3" presStyleCnt="4">
        <dgm:presLayoutVars>
          <dgm:bulletEnabled val="1"/>
        </dgm:presLayoutVars>
      </dgm:prSet>
      <dgm:spPr/>
      <dgm:t>
        <a:bodyPr/>
        <a:lstStyle/>
        <a:p>
          <a:endParaRPr lang="de-CH"/>
        </a:p>
      </dgm:t>
    </dgm:pt>
    <dgm:pt modelId="{D6E45FC9-FFC0-49A2-9441-C5CDF23A5540}" type="pres">
      <dgm:prSet presAssocID="{5185EB4F-7AF6-4650-B62D-10A2B1112CAF}" presName="FourNodes_3_text" presStyleLbl="node1" presStyleIdx="3" presStyleCnt="4">
        <dgm:presLayoutVars>
          <dgm:bulletEnabled val="1"/>
        </dgm:presLayoutVars>
      </dgm:prSet>
      <dgm:spPr/>
      <dgm:t>
        <a:bodyPr/>
        <a:lstStyle/>
        <a:p>
          <a:endParaRPr lang="de-CH"/>
        </a:p>
      </dgm:t>
    </dgm:pt>
    <dgm:pt modelId="{F985A727-A99F-48CA-B4BD-64F7D5AEC73C}" type="pres">
      <dgm:prSet presAssocID="{5185EB4F-7AF6-4650-B62D-10A2B1112CAF}" presName="FourNodes_4_text" presStyleLbl="node1" presStyleIdx="3" presStyleCnt="4">
        <dgm:presLayoutVars>
          <dgm:bulletEnabled val="1"/>
        </dgm:presLayoutVars>
      </dgm:prSet>
      <dgm:spPr/>
      <dgm:t>
        <a:bodyPr/>
        <a:lstStyle/>
        <a:p>
          <a:endParaRPr lang="de-CH"/>
        </a:p>
      </dgm:t>
    </dgm:pt>
  </dgm:ptLst>
  <dgm:cxnLst>
    <dgm:cxn modelId="{F44584B2-1F5C-411C-BB9F-E0CBE66F8EFB}" type="presOf" srcId="{15517CA1-D8B8-40A3-A54C-D6AF63A93582}" destId="{620ECC2B-1963-4F4B-838E-82DF2E647673}" srcOrd="0" destOrd="1" presId="urn:microsoft.com/office/officeart/2005/8/layout/vProcess5"/>
    <dgm:cxn modelId="{BD06401A-E25F-419D-AAFF-D2F754B1FA8B}" type="presOf" srcId="{A71B6D4D-7A2D-4B14-8937-3FFC20F9F47F}" destId="{5D316F6D-D179-4A92-8C3A-ADD4FB0E172C}" srcOrd="1" destOrd="0" presId="urn:microsoft.com/office/officeart/2005/8/layout/vProcess5"/>
    <dgm:cxn modelId="{6D0A0FB0-53B7-4E0F-96E6-813067E88315}" type="presOf" srcId="{A71B6D4D-7A2D-4B14-8937-3FFC20F9F47F}" destId="{8D094775-8ABE-4563-935B-370732C2D367}" srcOrd="0" destOrd="0" presId="urn:microsoft.com/office/officeart/2005/8/layout/vProcess5"/>
    <dgm:cxn modelId="{86A20E71-13B4-4F66-8D69-2C13FD97BC63}" type="presOf" srcId="{52227606-0BCD-4632-B937-09C3740B619A}" destId="{DA6E0606-0D48-450C-886E-EF48FA0A916F}" srcOrd="1" destOrd="0" presId="urn:microsoft.com/office/officeart/2005/8/layout/vProcess5"/>
    <dgm:cxn modelId="{D217E31B-F682-4299-A6B2-89C260DA22CF}" srcId="{5185EB4F-7AF6-4650-B62D-10A2B1112CAF}" destId="{2A758D54-2163-4882-AE54-92FC0F89E1D9}" srcOrd="3" destOrd="0" parTransId="{146594E5-5E84-4A63-A6BC-41330B1B7B40}" sibTransId="{F05B3EB8-1F26-4557-A00B-E7F552F044D8}"/>
    <dgm:cxn modelId="{EBA8E6AC-8C87-4CFF-97FD-6EEF334BE498}" srcId="{5185EB4F-7AF6-4650-B62D-10A2B1112CAF}" destId="{52227606-0BCD-4632-B937-09C3740B619A}" srcOrd="0" destOrd="0" parTransId="{16F754A3-5B77-40D5-883B-F329A49A9410}" sibTransId="{BF94B4D3-BC63-47F8-B6F8-2BAE228F35D5}"/>
    <dgm:cxn modelId="{8232B000-18DD-4C16-B311-68339155795E}" srcId="{2A758D54-2163-4882-AE54-92FC0F89E1D9}" destId="{0F471CF3-E812-47B9-BCD4-D0347621158A}" srcOrd="0" destOrd="0" parTransId="{F90DFBB3-5741-4D61-9CE5-9804377F96EB}" sibTransId="{5EC7B12E-985E-456C-9A48-C603778EECAF}"/>
    <dgm:cxn modelId="{BE86D65B-B085-48AC-B487-3160B554B43D}" type="presOf" srcId="{6C6109EC-98B2-4A6A-8965-5CFE7667C1D5}" destId="{411DB972-1B11-4C1B-95DF-3ADA269FDD57}" srcOrd="0" destOrd="0" presId="urn:microsoft.com/office/officeart/2005/8/layout/vProcess5"/>
    <dgm:cxn modelId="{35A08BA1-5555-41D8-B9E6-FC7A6CA12B59}" srcId="{52227606-0BCD-4632-B937-09C3740B619A}" destId="{15517CA1-D8B8-40A3-A54C-D6AF63A93582}" srcOrd="0" destOrd="0" parTransId="{687AA0DC-8B96-4101-B07B-ADA3D3D3BA05}" sibTransId="{A5EB08AC-FBD8-4A58-9E31-2EAA8D301B7D}"/>
    <dgm:cxn modelId="{36759D4E-36B6-4BD6-948B-86DDCEDFB029}" srcId="{E46B7274-8A3E-4C56-953B-FAC1C609F769}" destId="{A76F70D5-D48B-4EB4-9533-BE632F0E869A}" srcOrd="0" destOrd="0" parTransId="{E878CAD8-4518-46D6-89F2-EAA51BA9514B}" sibTransId="{9581FDD4-284F-4C95-A610-654556B63721}"/>
    <dgm:cxn modelId="{0FD99E90-3BD2-409E-9A10-D3BFF0A8944E}" type="presOf" srcId="{2A758D54-2163-4882-AE54-92FC0F89E1D9}" destId="{F985A727-A99F-48CA-B4BD-64F7D5AEC73C}" srcOrd="1" destOrd="0" presId="urn:microsoft.com/office/officeart/2005/8/layout/vProcess5"/>
    <dgm:cxn modelId="{E65F5437-33B1-4F16-B73B-182533C3A89C}" type="presOf" srcId="{2A758D54-2163-4882-AE54-92FC0F89E1D9}" destId="{806EBC69-B9BA-4F76-8F0C-AC170236952A}" srcOrd="0" destOrd="0" presId="urn:microsoft.com/office/officeart/2005/8/layout/vProcess5"/>
    <dgm:cxn modelId="{B833117D-FFA3-4B5B-B565-53400B3F1EAC}" type="presOf" srcId="{BF94B4D3-BC63-47F8-B6F8-2BAE228F35D5}" destId="{18A2D445-CF44-4757-BF8C-DF611D6B0E4D}" srcOrd="0" destOrd="0" presId="urn:microsoft.com/office/officeart/2005/8/layout/vProcess5"/>
    <dgm:cxn modelId="{C87EEF38-6B7A-49E0-9502-07227B18FA13}" type="presOf" srcId="{A76F70D5-D48B-4EB4-9533-BE632F0E869A}" destId="{D6E45FC9-FFC0-49A2-9441-C5CDF23A5540}" srcOrd="1" destOrd="1" presId="urn:microsoft.com/office/officeart/2005/8/layout/vProcess5"/>
    <dgm:cxn modelId="{30648394-BCCC-41DF-AB73-1A3351F83BEA}" srcId="{5185EB4F-7AF6-4650-B62D-10A2B1112CAF}" destId="{A71B6D4D-7A2D-4B14-8937-3FFC20F9F47F}" srcOrd="1" destOrd="0" parTransId="{ACB1210F-13AB-491F-A8A6-280CA1E70BD4}" sibTransId="{D0DB11F9-9A5C-47F8-AB69-342A37AF42E5}"/>
    <dgm:cxn modelId="{581A70FE-A091-4D9C-B4A9-E9DF29CFA1AB}" srcId="{5185EB4F-7AF6-4650-B62D-10A2B1112CAF}" destId="{E46B7274-8A3E-4C56-953B-FAC1C609F769}" srcOrd="2" destOrd="0" parTransId="{3F040662-902E-4197-B19B-3A228404A714}" sibTransId="{6C6109EC-98B2-4A6A-8965-5CFE7667C1D5}"/>
    <dgm:cxn modelId="{7306E968-B8CB-4A89-A5A5-97B19DD808EB}" type="presOf" srcId="{E46B7274-8A3E-4C56-953B-FAC1C609F769}" destId="{5F54CA56-5893-4969-88D3-EFC4C2F184B7}" srcOrd="0" destOrd="0" presId="urn:microsoft.com/office/officeart/2005/8/layout/vProcess5"/>
    <dgm:cxn modelId="{35EF30F2-5659-4F5A-B869-B2417B160F13}" type="presOf" srcId="{A76F70D5-D48B-4EB4-9533-BE632F0E869A}" destId="{5F54CA56-5893-4969-88D3-EFC4C2F184B7}" srcOrd="0" destOrd="1" presId="urn:microsoft.com/office/officeart/2005/8/layout/vProcess5"/>
    <dgm:cxn modelId="{4FC840A6-15E1-4482-A574-7F853941E595}" srcId="{A71B6D4D-7A2D-4B14-8937-3FFC20F9F47F}" destId="{BF187F80-E2E7-4CED-A394-3D9A62C3CB5E}" srcOrd="0" destOrd="0" parTransId="{729385B8-56EB-4B6F-A2D4-948327A1B24A}" sibTransId="{4B4FAF67-B286-4A1A-B7D1-49B31B8EDA4B}"/>
    <dgm:cxn modelId="{D921CBC3-A24C-43A5-B87B-1CA8854CB1B1}" type="presOf" srcId="{0F471CF3-E812-47B9-BCD4-D0347621158A}" destId="{F985A727-A99F-48CA-B4BD-64F7D5AEC73C}" srcOrd="1" destOrd="1" presId="urn:microsoft.com/office/officeart/2005/8/layout/vProcess5"/>
    <dgm:cxn modelId="{F876B15F-2309-4D6B-AA0B-53D504883A51}" type="presOf" srcId="{0F471CF3-E812-47B9-BCD4-D0347621158A}" destId="{806EBC69-B9BA-4F76-8F0C-AC170236952A}" srcOrd="0" destOrd="1" presId="urn:microsoft.com/office/officeart/2005/8/layout/vProcess5"/>
    <dgm:cxn modelId="{206DED47-60AE-4B0D-BDE5-498D8B1223BB}" type="presOf" srcId="{52227606-0BCD-4632-B937-09C3740B619A}" destId="{620ECC2B-1963-4F4B-838E-82DF2E647673}" srcOrd="0" destOrd="0" presId="urn:microsoft.com/office/officeart/2005/8/layout/vProcess5"/>
    <dgm:cxn modelId="{8881A800-CF20-40A4-98D9-08CD4E79BFA6}" type="presOf" srcId="{D0DB11F9-9A5C-47F8-AB69-342A37AF42E5}" destId="{A0B208FE-2502-4004-AB9D-F7543E77AA30}" srcOrd="0" destOrd="0" presId="urn:microsoft.com/office/officeart/2005/8/layout/vProcess5"/>
    <dgm:cxn modelId="{A3CD326A-5A5D-4392-9027-BE40C2F5442E}" type="presOf" srcId="{15517CA1-D8B8-40A3-A54C-D6AF63A93582}" destId="{DA6E0606-0D48-450C-886E-EF48FA0A916F}" srcOrd="1" destOrd="1" presId="urn:microsoft.com/office/officeart/2005/8/layout/vProcess5"/>
    <dgm:cxn modelId="{F87A5879-C995-46D0-809C-C237BEB21DE0}" type="presOf" srcId="{BF187F80-E2E7-4CED-A394-3D9A62C3CB5E}" destId="{8D094775-8ABE-4563-935B-370732C2D367}" srcOrd="0" destOrd="1" presId="urn:microsoft.com/office/officeart/2005/8/layout/vProcess5"/>
    <dgm:cxn modelId="{28C78EEC-3753-44A7-8EC2-043C0539AD9C}" type="presOf" srcId="{5185EB4F-7AF6-4650-B62D-10A2B1112CAF}" destId="{7B8DA898-A16A-41B5-A6F5-26FDAA640D5E}" srcOrd="0" destOrd="0" presId="urn:microsoft.com/office/officeart/2005/8/layout/vProcess5"/>
    <dgm:cxn modelId="{CE2C99BA-8400-4EAC-9726-FC4895C5C4E6}" type="presOf" srcId="{E46B7274-8A3E-4C56-953B-FAC1C609F769}" destId="{D6E45FC9-FFC0-49A2-9441-C5CDF23A5540}" srcOrd="1" destOrd="0" presId="urn:microsoft.com/office/officeart/2005/8/layout/vProcess5"/>
    <dgm:cxn modelId="{1A32E6A6-4094-4657-8D88-05BD0C6062B6}" type="presOf" srcId="{BF187F80-E2E7-4CED-A394-3D9A62C3CB5E}" destId="{5D316F6D-D179-4A92-8C3A-ADD4FB0E172C}" srcOrd="1" destOrd="1" presId="urn:microsoft.com/office/officeart/2005/8/layout/vProcess5"/>
    <dgm:cxn modelId="{BD08EE14-4358-46E7-BF70-124D7C558C91}" type="presParOf" srcId="{7B8DA898-A16A-41B5-A6F5-26FDAA640D5E}" destId="{F73F6726-366C-47CC-B138-011A2299D8DB}" srcOrd="0" destOrd="0" presId="urn:microsoft.com/office/officeart/2005/8/layout/vProcess5"/>
    <dgm:cxn modelId="{74AD8FB6-9182-4934-8594-B117DF78D104}" type="presParOf" srcId="{7B8DA898-A16A-41B5-A6F5-26FDAA640D5E}" destId="{620ECC2B-1963-4F4B-838E-82DF2E647673}" srcOrd="1" destOrd="0" presId="urn:microsoft.com/office/officeart/2005/8/layout/vProcess5"/>
    <dgm:cxn modelId="{B5E82140-B9D0-4F6F-AF27-029E847973B4}" type="presParOf" srcId="{7B8DA898-A16A-41B5-A6F5-26FDAA640D5E}" destId="{8D094775-8ABE-4563-935B-370732C2D367}" srcOrd="2" destOrd="0" presId="urn:microsoft.com/office/officeart/2005/8/layout/vProcess5"/>
    <dgm:cxn modelId="{8685FDA1-2598-4C84-B83D-858CF51C9471}" type="presParOf" srcId="{7B8DA898-A16A-41B5-A6F5-26FDAA640D5E}" destId="{5F54CA56-5893-4969-88D3-EFC4C2F184B7}" srcOrd="3" destOrd="0" presId="urn:microsoft.com/office/officeart/2005/8/layout/vProcess5"/>
    <dgm:cxn modelId="{B6AF7DD4-C456-4328-8166-32CAD6B125DE}" type="presParOf" srcId="{7B8DA898-A16A-41B5-A6F5-26FDAA640D5E}" destId="{806EBC69-B9BA-4F76-8F0C-AC170236952A}" srcOrd="4" destOrd="0" presId="urn:microsoft.com/office/officeart/2005/8/layout/vProcess5"/>
    <dgm:cxn modelId="{BFA94C1C-2B77-495D-BCF1-855280721900}" type="presParOf" srcId="{7B8DA898-A16A-41B5-A6F5-26FDAA640D5E}" destId="{18A2D445-CF44-4757-BF8C-DF611D6B0E4D}" srcOrd="5" destOrd="0" presId="urn:microsoft.com/office/officeart/2005/8/layout/vProcess5"/>
    <dgm:cxn modelId="{CB71A39F-E010-4A5A-95F4-2CC5D7A2DC65}" type="presParOf" srcId="{7B8DA898-A16A-41B5-A6F5-26FDAA640D5E}" destId="{A0B208FE-2502-4004-AB9D-F7543E77AA30}" srcOrd="6" destOrd="0" presId="urn:microsoft.com/office/officeart/2005/8/layout/vProcess5"/>
    <dgm:cxn modelId="{3514F927-C245-4DAC-9F19-F76B48F591D8}" type="presParOf" srcId="{7B8DA898-A16A-41B5-A6F5-26FDAA640D5E}" destId="{411DB972-1B11-4C1B-95DF-3ADA269FDD57}" srcOrd="7" destOrd="0" presId="urn:microsoft.com/office/officeart/2005/8/layout/vProcess5"/>
    <dgm:cxn modelId="{885ADB69-4011-4FC5-9545-FAF9F90B3040}" type="presParOf" srcId="{7B8DA898-A16A-41B5-A6F5-26FDAA640D5E}" destId="{DA6E0606-0D48-450C-886E-EF48FA0A916F}" srcOrd="8" destOrd="0" presId="urn:microsoft.com/office/officeart/2005/8/layout/vProcess5"/>
    <dgm:cxn modelId="{23FA1D79-3A0D-433B-893F-31B5AEEEB34E}" type="presParOf" srcId="{7B8DA898-A16A-41B5-A6F5-26FDAA640D5E}" destId="{5D316F6D-D179-4A92-8C3A-ADD4FB0E172C}" srcOrd="9" destOrd="0" presId="urn:microsoft.com/office/officeart/2005/8/layout/vProcess5"/>
    <dgm:cxn modelId="{728D9F60-1877-4677-83C5-B096FD8E72DA}" type="presParOf" srcId="{7B8DA898-A16A-41B5-A6F5-26FDAA640D5E}" destId="{D6E45FC9-FFC0-49A2-9441-C5CDF23A5540}" srcOrd="10" destOrd="0" presId="urn:microsoft.com/office/officeart/2005/8/layout/vProcess5"/>
    <dgm:cxn modelId="{8DD5953F-8413-4F8B-99B0-E9B4B07187F2}" type="presParOf" srcId="{7B8DA898-A16A-41B5-A6F5-26FDAA640D5E}" destId="{F985A727-A99F-48CA-B4BD-64F7D5AEC73C}" srcOrd="11" destOrd="0" presId="urn:microsoft.com/office/officeart/2005/8/layout/vProcess5"/>
  </dgm:cxnLst>
  <dgm:bg>
    <a:solidFill>
      <a:schemeClr val="bg1"/>
    </a:solidFill>
    <a:effectLst/>
  </dgm:bg>
  <dgm:whole>
    <a:ln>
      <a:solidFill>
        <a:schemeClr val="bg1"/>
      </a:solidFill>
    </a:ln>
  </dgm:whole>
  <dgm:extLst>
    <a:ext uri="http://schemas.microsoft.com/office/drawing/2008/diagram">
      <dsp:dataModelExt xmlns:dsp="http://schemas.microsoft.com/office/drawing/2008/diagram" relId="rId41" minVer="http://schemas.openxmlformats.org/drawingml/2006/diagram"/>
    </a:ext>
    <a:ext uri="{C62137D5-CB1D-491B-B009-E17868A290BF}">
      <dgm14:recolorImg xmlns:dgm14="http://schemas.microsoft.com/office/drawing/2010/diagram" val="1"/>
    </a:ext>
  </dgm:extLst>
</dgm:dataModel>
</file>

<file path=word/diagrams/data6.xml><?xml version="1.0" encoding="utf-8"?>
<dgm:dataModel xmlns:dgm="http://schemas.openxmlformats.org/drawingml/2006/diagram" xmlns:a="http://schemas.openxmlformats.org/drawingml/2006/main">
  <dgm:ptLst>
    <dgm:pt modelId="{3F7C0BD3-8B50-48A8-B273-854EE67686C0}" type="doc">
      <dgm:prSet loTypeId="urn:microsoft.com/office/officeart/2005/8/layout/vProcess5" loCatId="process" qsTypeId="urn:microsoft.com/office/officeart/2005/8/quickstyle/simple1" qsCatId="simple" csTypeId="urn:microsoft.com/office/officeart/2005/8/colors/accent0_1" csCatId="mainScheme" phldr="1"/>
      <dgm:spPr/>
      <dgm:t>
        <a:bodyPr/>
        <a:lstStyle/>
        <a:p>
          <a:endParaRPr lang="de-CH"/>
        </a:p>
      </dgm:t>
    </dgm:pt>
    <dgm:pt modelId="{C1696FB1-B21D-4479-B68C-0A3C00B7B170}">
      <dgm:prSet phldrT="[Text]" custT="1"/>
      <dgm:spPr>
        <a:solidFill>
          <a:schemeClr val="bg1">
            <a:lumMod val="85000"/>
          </a:schemeClr>
        </a:solidFill>
      </dgm:spPr>
      <dgm:t>
        <a:bodyPr/>
        <a:lstStyle/>
        <a:p>
          <a:r>
            <a:rPr lang="de-CH" sz="1400"/>
            <a:t>Employee</a:t>
          </a:r>
        </a:p>
      </dgm:t>
    </dgm:pt>
    <dgm:pt modelId="{4AC39CE7-9C2B-4137-9888-9BBDBA247E5D}" type="parTrans" cxnId="{7C30C148-2994-49AD-9669-5E4C5534B333}">
      <dgm:prSet/>
      <dgm:spPr/>
      <dgm:t>
        <a:bodyPr/>
        <a:lstStyle/>
        <a:p>
          <a:endParaRPr lang="de-CH"/>
        </a:p>
      </dgm:t>
    </dgm:pt>
    <dgm:pt modelId="{C551D1FB-67B1-47BD-B0DF-54C26EEEFEC7}" type="sibTrans" cxnId="{7C30C148-2994-49AD-9669-5E4C5534B333}">
      <dgm:prSet/>
      <dgm:spPr>
        <a:solidFill>
          <a:schemeClr val="tx1">
            <a:alpha val="90000"/>
          </a:schemeClr>
        </a:solidFill>
      </dgm:spPr>
      <dgm:t>
        <a:bodyPr/>
        <a:lstStyle/>
        <a:p>
          <a:endParaRPr lang="de-CH"/>
        </a:p>
      </dgm:t>
    </dgm:pt>
    <dgm:pt modelId="{6AB8E128-C3A8-4FF7-9134-07FA5344B285}">
      <dgm:prSet phldrT="[Text]" custT="1"/>
      <dgm:spPr>
        <a:solidFill>
          <a:schemeClr val="bg1">
            <a:lumMod val="75000"/>
          </a:schemeClr>
        </a:solidFill>
      </dgm:spPr>
      <dgm:t>
        <a:bodyPr/>
        <a:lstStyle/>
        <a:p>
          <a:r>
            <a:rPr lang="de-CH" sz="1400"/>
            <a:t>Project</a:t>
          </a:r>
          <a:r>
            <a:rPr lang="de-CH" sz="1600"/>
            <a:t> </a:t>
          </a:r>
          <a:r>
            <a:rPr lang="de-CH" sz="1400"/>
            <a:t>Officer</a:t>
          </a:r>
        </a:p>
      </dgm:t>
    </dgm:pt>
    <dgm:pt modelId="{449B4492-98E1-43C1-A37B-C850AE14D9FF}" type="parTrans" cxnId="{E5138551-616A-4545-AA26-BAD63ADFBFF9}">
      <dgm:prSet/>
      <dgm:spPr/>
      <dgm:t>
        <a:bodyPr/>
        <a:lstStyle/>
        <a:p>
          <a:endParaRPr lang="de-CH"/>
        </a:p>
      </dgm:t>
    </dgm:pt>
    <dgm:pt modelId="{61073A1F-2BE7-4242-B30A-0BDABB985011}" type="sibTrans" cxnId="{E5138551-616A-4545-AA26-BAD63ADFBFF9}">
      <dgm:prSet/>
      <dgm:spPr>
        <a:solidFill>
          <a:schemeClr val="tx1">
            <a:alpha val="90000"/>
          </a:schemeClr>
        </a:solidFill>
      </dgm:spPr>
      <dgm:t>
        <a:bodyPr/>
        <a:lstStyle/>
        <a:p>
          <a:endParaRPr lang="de-CH"/>
        </a:p>
      </dgm:t>
    </dgm:pt>
    <dgm:pt modelId="{784788C8-E1DD-433E-B15D-62565D39C555}">
      <dgm:prSet phldrT="[Text]" custT="1"/>
      <dgm:spPr>
        <a:solidFill>
          <a:schemeClr val="bg1">
            <a:lumMod val="85000"/>
          </a:schemeClr>
        </a:solidFill>
      </dgm:spPr>
      <dgm:t>
        <a:bodyPr/>
        <a:lstStyle/>
        <a:p>
          <a:r>
            <a:rPr lang="de-CH" sz="1400"/>
            <a:t>Human</a:t>
          </a:r>
          <a:r>
            <a:rPr lang="de-CH" sz="1600"/>
            <a:t> </a:t>
          </a:r>
          <a:r>
            <a:rPr lang="de-CH" sz="1400"/>
            <a:t>Resource</a:t>
          </a:r>
        </a:p>
      </dgm:t>
    </dgm:pt>
    <dgm:pt modelId="{4BF20016-2416-4FC7-A9D3-884502F2DB9D}" type="parTrans" cxnId="{D78C8E1A-0F5E-4B10-8B83-D7BCA146E8AF}">
      <dgm:prSet/>
      <dgm:spPr/>
      <dgm:t>
        <a:bodyPr/>
        <a:lstStyle/>
        <a:p>
          <a:endParaRPr lang="de-CH"/>
        </a:p>
      </dgm:t>
    </dgm:pt>
    <dgm:pt modelId="{6B56AA3B-6469-4FB8-B3AC-D172C4B2E0E3}" type="sibTrans" cxnId="{D78C8E1A-0F5E-4B10-8B83-D7BCA146E8AF}">
      <dgm:prSet/>
      <dgm:spPr/>
      <dgm:t>
        <a:bodyPr/>
        <a:lstStyle/>
        <a:p>
          <a:endParaRPr lang="de-CH"/>
        </a:p>
      </dgm:t>
    </dgm:pt>
    <dgm:pt modelId="{A4372AE7-4EA6-494F-85BA-08A1C0FBF8EC}">
      <dgm:prSet phldrT="[Text]" custT="1"/>
      <dgm:spPr>
        <a:solidFill>
          <a:schemeClr val="bg1">
            <a:lumMod val="85000"/>
          </a:schemeClr>
        </a:solidFill>
      </dgm:spPr>
      <dgm:t>
        <a:bodyPr/>
        <a:lstStyle/>
        <a:p>
          <a:r>
            <a:rPr lang="de-CH" sz="1100"/>
            <a:t>applies with application for a training</a:t>
          </a:r>
        </a:p>
      </dgm:t>
    </dgm:pt>
    <dgm:pt modelId="{B131809A-A0A2-49E3-970C-5B439C804AD2}" type="parTrans" cxnId="{F70FD764-D531-4189-A2F4-66101A06AB65}">
      <dgm:prSet/>
      <dgm:spPr/>
      <dgm:t>
        <a:bodyPr/>
        <a:lstStyle/>
        <a:p>
          <a:endParaRPr lang="de-CH"/>
        </a:p>
      </dgm:t>
    </dgm:pt>
    <dgm:pt modelId="{152F1E42-56CD-4625-BF42-0C0924ACD37A}" type="sibTrans" cxnId="{F70FD764-D531-4189-A2F4-66101A06AB65}">
      <dgm:prSet/>
      <dgm:spPr/>
      <dgm:t>
        <a:bodyPr/>
        <a:lstStyle/>
        <a:p>
          <a:endParaRPr lang="de-CH"/>
        </a:p>
      </dgm:t>
    </dgm:pt>
    <dgm:pt modelId="{BBF73AB4-86F4-48C2-B9D4-6EC31E7ED5DA}">
      <dgm:prSet phldrT="[Text]" custT="1"/>
      <dgm:spPr>
        <a:solidFill>
          <a:schemeClr val="bg1">
            <a:lumMod val="75000"/>
          </a:schemeClr>
        </a:solidFill>
      </dgm:spPr>
      <dgm:t>
        <a:bodyPr/>
        <a:lstStyle/>
        <a:p>
          <a:r>
            <a:rPr lang="de-CH" sz="1100"/>
            <a:t>forwards application to HR</a:t>
          </a:r>
        </a:p>
      </dgm:t>
    </dgm:pt>
    <dgm:pt modelId="{B38FF9E2-97EB-43D4-9777-D89969631DA8}" type="parTrans" cxnId="{3CC51406-4488-46A5-BD8C-64465D05EE93}">
      <dgm:prSet/>
      <dgm:spPr/>
      <dgm:t>
        <a:bodyPr/>
        <a:lstStyle/>
        <a:p>
          <a:endParaRPr lang="de-CH"/>
        </a:p>
      </dgm:t>
    </dgm:pt>
    <dgm:pt modelId="{9DC7D5B3-1204-4443-9401-FCB8B767F4FD}" type="sibTrans" cxnId="{3CC51406-4488-46A5-BD8C-64465D05EE93}">
      <dgm:prSet/>
      <dgm:spPr/>
      <dgm:t>
        <a:bodyPr/>
        <a:lstStyle/>
        <a:p>
          <a:endParaRPr lang="de-CH"/>
        </a:p>
      </dgm:t>
    </dgm:pt>
    <dgm:pt modelId="{0B5E78BA-468B-43D8-AF69-2FCA50A16BC5}">
      <dgm:prSet phldrT="[Text]" custT="1"/>
      <dgm:spPr>
        <a:solidFill>
          <a:schemeClr val="bg1">
            <a:lumMod val="85000"/>
          </a:schemeClr>
        </a:solidFill>
      </dgm:spPr>
      <dgm:t>
        <a:bodyPr/>
        <a:lstStyle/>
        <a:p>
          <a:r>
            <a:rPr lang="de-CH" sz="1100"/>
            <a:t>Checks</a:t>
          </a:r>
          <a:r>
            <a:rPr lang="de-CH" sz="1200"/>
            <a:t> </a:t>
          </a:r>
          <a:r>
            <a:rPr lang="de-CH" sz="1100"/>
            <a:t>for</a:t>
          </a:r>
          <a:r>
            <a:rPr lang="de-CH" sz="1200"/>
            <a:t> </a:t>
          </a:r>
          <a:r>
            <a:rPr lang="de-CH" sz="1100"/>
            <a:t>budget</a:t>
          </a:r>
          <a:r>
            <a:rPr lang="de-CH" sz="1200"/>
            <a:t> </a:t>
          </a:r>
          <a:r>
            <a:rPr lang="de-CH" sz="1100"/>
            <a:t>&amp;</a:t>
          </a:r>
          <a:r>
            <a:rPr lang="de-CH" sz="1200"/>
            <a:t> </a:t>
          </a:r>
          <a:r>
            <a:rPr lang="de-CH" sz="1100"/>
            <a:t>decides</a:t>
          </a:r>
        </a:p>
      </dgm:t>
    </dgm:pt>
    <dgm:pt modelId="{A7CD54A5-EC17-488E-83B4-5297073F5DA6}" type="parTrans" cxnId="{304E5AF3-63A7-42DA-A32A-FE8E37C15876}">
      <dgm:prSet/>
      <dgm:spPr/>
      <dgm:t>
        <a:bodyPr/>
        <a:lstStyle/>
        <a:p>
          <a:endParaRPr lang="de-CH"/>
        </a:p>
      </dgm:t>
    </dgm:pt>
    <dgm:pt modelId="{EB9C67D5-D281-4E43-862D-C3DA3A4BD20C}" type="sibTrans" cxnId="{304E5AF3-63A7-42DA-A32A-FE8E37C15876}">
      <dgm:prSet/>
      <dgm:spPr/>
      <dgm:t>
        <a:bodyPr/>
        <a:lstStyle/>
        <a:p>
          <a:endParaRPr lang="de-CH"/>
        </a:p>
      </dgm:t>
    </dgm:pt>
    <dgm:pt modelId="{0058D83B-FA0C-4EB4-9BC0-B74C917B7DAE}" type="pres">
      <dgm:prSet presAssocID="{3F7C0BD3-8B50-48A8-B273-854EE67686C0}" presName="outerComposite" presStyleCnt="0">
        <dgm:presLayoutVars>
          <dgm:chMax val="5"/>
          <dgm:dir/>
          <dgm:resizeHandles val="exact"/>
        </dgm:presLayoutVars>
      </dgm:prSet>
      <dgm:spPr/>
      <dgm:t>
        <a:bodyPr/>
        <a:lstStyle/>
        <a:p>
          <a:endParaRPr lang="de-CH"/>
        </a:p>
      </dgm:t>
    </dgm:pt>
    <dgm:pt modelId="{3E010CB5-62EE-4A32-B3E8-433A9CD6CA18}" type="pres">
      <dgm:prSet presAssocID="{3F7C0BD3-8B50-48A8-B273-854EE67686C0}" presName="dummyMaxCanvas" presStyleCnt="0">
        <dgm:presLayoutVars/>
      </dgm:prSet>
      <dgm:spPr/>
    </dgm:pt>
    <dgm:pt modelId="{EF754ABD-E7FB-4C85-8D1E-4975F471D565}" type="pres">
      <dgm:prSet presAssocID="{3F7C0BD3-8B50-48A8-B273-854EE67686C0}" presName="ThreeNodes_1" presStyleLbl="node1" presStyleIdx="0" presStyleCnt="3" custScaleX="94084" custScaleY="96853" custLinFactNeighborY="8070">
        <dgm:presLayoutVars>
          <dgm:bulletEnabled val="1"/>
        </dgm:presLayoutVars>
      </dgm:prSet>
      <dgm:spPr/>
      <dgm:t>
        <a:bodyPr/>
        <a:lstStyle/>
        <a:p>
          <a:endParaRPr lang="de-CH"/>
        </a:p>
      </dgm:t>
    </dgm:pt>
    <dgm:pt modelId="{3E176B82-89D1-4CD1-B674-A8541C7198FE}" type="pres">
      <dgm:prSet presAssocID="{3F7C0BD3-8B50-48A8-B273-854EE67686C0}" presName="ThreeNodes_2" presStyleLbl="node1" presStyleIdx="1" presStyleCnt="3" custScaleX="94084" custScaleY="96853" custLinFactNeighborY="3975">
        <dgm:presLayoutVars>
          <dgm:bulletEnabled val="1"/>
        </dgm:presLayoutVars>
      </dgm:prSet>
      <dgm:spPr/>
      <dgm:t>
        <a:bodyPr/>
        <a:lstStyle/>
        <a:p>
          <a:endParaRPr lang="de-CH"/>
        </a:p>
      </dgm:t>
    </dgm:pt>
    <dgm:pt modelId="{50C38830-4A62-4122-9CD0-42C5776537B9}" type="pres">
      <dgm:prSet presAssocID="{3F7C0BD3-8B50-48A8-B273-854EE67686C0}" presName="ThreeNodes_3" presStyleLbl="node1" presStyleIdx="2" presStyleCnt="3" custScaleX="94084" custScaleY="96853" custLinFactNeighborY="1230">
        <dgm:presLayoutVars>
          <dgm:bulletEnabled val="1"/>
        </dgm:presLayoutVars>
      </dgm:prSet>
      <dgm:spPr/>
      <dgm:t>
        <a:bodyPr/>
        <a:lstStyle/>
        <a:p>
          <a:endParaRPr lang="de-CH"/>
        </a:p>
      </dgm:t>
    </dgm:pt>
    <dgm:pt modelId="{7FC06180-D3DD-4173-BB41-D842CF4DF7C2}" type="pres">
      <dgm:prSet presAssocID="{3F7C0BD3-8B50-48A8-B273-854EE67686C0}" presName="ThreeConn_1-2" presStyleLbl="fgAccFollowNode1" presStyleIdx="0" presStyleCnt="2" custScaleX="104331" custScaleY="100000" custLinFactNeighborX="-39552" custLinFactNeighborY="4944">
        <dgm:presLayoutVars>
          <dgm:bulletEnabled val="1"/>
        </dgm:presLayoutVars>
      </dgm:prSet>
      <dgm:spPr/>
      <dgm:t>
        <a:bodyPr/>
        <a:lstStyle/>
        <a:p>
          <a:endParaRPr lang="de-CH"/>
        </a:p>
      </dgm:t>
    </dgm:pt>
    <dgm:pt modelId="{5FEB2639-8290-436E-9A63-53A2B388FFAF}" type="pres">
      <dgm:prSet presAssocID="{3F7C0BD3-8B50-48A8-B273-854EE67686C0}" presName="ThreeConn_2-3" presStyleLbl="fgAccFollowNode1" presStyleIdx="1" presStyleCnt="2" custScaleX="104331" custScaleY="100000" custLinFactNeighborX="-39552" custLinFactNeighborY="1122">
        <dgm:presLayoutVars>
          <dgm:bulletEnabled val="1"/>
        </dgm:presLayoutVars>
      </dgm:prSet>
      <dgm:spPr/>
      <dgm:t>
        <a:bodyPr/>
        <a:lstStyle/>
        <a:p>
          <a:endParaRPr lang="de-CH"/>
        </a:p>
      </dgm:t>
    </dgm:pt>
    <dgm:pt modelId="{168485D3-BB1D-4BDE-84B9-673162992D8F}" type="pres">
      <dgm:prSet presAssocID="{3F7C0BD3-8B50-48A8-B273-854EE67686C0}" presName="ThreeNodes_1_text" presStyleLbl="node1" presStyleIdx="2" presStyleCnt="3">
        <dgm:presLayoutVars>
          <dgm:bulletEnabled val="1"/>
        </dgm:presLayoutVars>
      </dgm:prSet>
      <dgm:spPr/>
      <dgm:t>
        <a:bodyPr/>
        <a:lstStyle/>
        <a:p>
          <a:endParaRPr lang="de-CH"/>
        </a:p>
      </dgm:t>
    </dgm:pt>
    <dgm:pt modelId="{98E45738-3280-45A7-B5DA-5E19F18044B6}" type="pres">
      <dgm:prSet presAssocID="{3F7C0BD3-8B50-48A8-B273-854EE67686C0}" presName="ThreeNodes_2_text" presStyleLbl="node1" presStyleIdx="2" presStyleCnt="3">
        <dgm:presLayoutVars>
          <dgm:bulletEnabled val="1"/>
        </dgm:presLayoutVars>
      </dgm:prSet>
      <dgm:spPr/>
      <dgm:t>
        <a:bodyPr/>
        <a:lstStyle/>
        <a:p>
          <a:endParaRPr lang="de-CH"/>
        </a:p>
      </dgm:t>
    </dgm:pt>
    <dgm:pt modelId="{A15A1E8A-9C5C-4016-A514-A2B2C6F49C87}" type="pres">
      <dgm:prSet presAssocID="{3F7C0BD3-8B50-48A8-B273-854EE67686C0}" presName="ThreeNodes_3_text" presStyleLbl="node1" presStyleIdx="2" presStyleCnt="3">
        <dgm:presLayoutVars>
          <dgm:bulletEnabled val="1"/>
        </dgm:presLayoutVars>
      </dgm:prSet>
      <dgm:spPr/>
      <dgm:t>
        <a:bodyPr/>
        <a:lstStyle/>
        <a:p>
          <a:endParaRPr lang="de-CH"/>
        </a:p>
      </dgm:t>
    </dgm:pt>
  </dgm:ptLst>
  <dgm:cxnLst>
    <dgm:cxn modelId="{D78C8E1A-0F5E-4B10-8B83-D7BCA146E8AF}" srcId="{3F7C0BD3-8B50-48A8-B273-854EE67686C0}" destId="{784788C8-E1DD-433E-B15D-62565D39C555}" srcOrd="2" destOrd="0" parTransId="{4BF20016-2416-4FC7-A9D3-884502F2DB9D}" sibTransId="{6B56AA3B-6469-4FB8-B3AC-D172C4B2E0E3}"/>
    <dgm:cxn modelId="{B91ECF38-37C2-4F00-98B7-92D2D0621743}" type="presOf" srcId="{BBF73AB4-86F4-48C2-B9D4-6EC31E7ED5DA}" destId="{3E176B82-89D1-4CD1-B674-A8541C7198FE}" srcOrd="0" destOrd="1" presId="urn:microsoft.com/office/officeart/2005/8/layout/vProcess5"/>
    <dgm:cxn modelId="{195F0F43-7758-473B-956D-63DFAFB22363}" type="presOf" srcId="{C1696FB1-B21D-4479-B68C-0A3C00B7B170}" destId="{EF754ABD-E7FB-4C85-8D1E-4975F471D565}" srcOrd="0" destOrd="0" presId="urn:microsoft.com/office/officeart/2005/8/layout/vProcess5"/>
    <dgm:cxn modelId="{7C30C148-2994-49AD-9669-5E4C5534B333}" srcId="{3F7C0BD3-8B50-48A8-B273-854EE67686C0}" destId="{C1696FB1-B21D-4479-B68C-0A3C00B7B170}" srcOrd="0" destOrd="0" parTransId="{4AC39CE7-9C2B-4137-9888-9BBDBA247E5D}" sibTransId="{C551D1FB-67B1-47BD-B0DF-54C26EEEFEC7}"/>
    <dgm:cxn modelId="{70931B1A-7CA2-4277-BFF3-39C4F96A0A01}" type="presOf" srcId="{C551D1FB-67B1-47BD-B0DF-54C26EEEFEC7}" destId="{7FC06180-D3DD-4173-BB41-D842CF4DF7C2}" srcOrd="0" destOrd="0" presId="urn:microsoft.com/office/officeart/2005/8/layout/vProcess5"/>
    <dgm:cxn modelId="{3CC51406-4488-46A5-BD8C-64465D05EE93}" srcId="{6AB8E128-C3A8-4FF7-9134-07FA5344B285}" destId="{BBF73AB4-86F4-48C2-B9D4-6EC31E7ED5DA}" srcOrd="0" destOrd="0" parTransId="{B38FF9E2-97EB-43D4-9777-D89969631DA8}" sibTransId="{9DC7D5B3-1204-4443-9401-FCB8B767F4FD}"/>
    <dgm:cxn modelId="{583ECEF0-B801-48E1-B55E-420E12F928BA}" type="presOf" srcId="{C1696FB1-B21D-4479-B68C-0A3C00B7B170}" destId="{168485D3-BB1D-4BDE-84B9-673162992D8F}" srcOrd="1" destOrd="0" presId="urn:microsoft.com/office/officeart/2005/8/layout/vProcess5"/>
    <dgm:cxn modelId="{BA91C29D-FD50-4863-9569-4DAC9F45B07D}" type="presOf" srcId="{61073A1F-2BE7-4242-B30A-0BDABB985011}" destId="{5FEB2639-8290-436E-9A63-53A2B388FFAF}" srcOrd="0" destOrd="0" presId="urn:microsoft.com/office/officeart/2005/8/layout/vProcess5"/>
    <dgm:cxn modelId="{7B06898B-B726-4F89-B5A3-D671916767F3}" type="presOf" srcId="{0B5E78BA-468B-43D8-AF69-2FCA50A16BC5}" destId="{A15A1E8A-9C5C-4016-A514-A2B2C6F49C87}" srcOrd="1" destOrd="1" presId="urn:microsoft.com/office/officeart/2005/8/layout/vProcess5"/>
    <dgm:cxn modelId="{31B06AB9-ACB2-4273-BDB5-80EFAC3C86AE}" type="presOf" srcId="{A4372AE7-4EA6-494F-85BA-08A1C0FBF8EC}" destId="{EF754ABD-E7FB-4C85-8D1E-4975F471D565}" srcOrd="0" destOrd="1" presId="urn:microsoft.com/office/officeart/2005/8/layout/vProcess5"/>
    <dgm:cxn modelId="{8C66E479-F4CC-4D05-925C-079FB15A6A37}" type="presOf" srcId="{6AB8E128-C3A8-4FF7-9134-07FA5344B285}" destId="{3E176B82-89D1-4CD1-B674-A8541C7198FE}" srcOrd="0" destOrd="0" presId="urn:microsoft.com/office/officeart/2005/8/layout/vProcess5"/>
    <dgm:cxn modelId="{CC5578B9-E8E2-4EAC-9F25-09F3845B22FC}" type="presOf" srcId="{784788C8-E1DD-433E-B15D-62565D39C555}" destId="{50C38830-4A62-4122-9CD0-42C5776537B9}" srcOrd="0" destOrd="0" presId="urn:microsoft.com/office/officeart/2005/8/layout/vProcess5"/>
    <dgm:cxn modelId="{8061A22D-2AD8-47FC-9D61-9D037775F47D}" type="presOf" srcId="{6AB8E128-C3A8-4FF7-9134-07FA5344B285}" destId="{98E45738-3280-45A7-B5DA-5E19F18044B6}" srcOrd="1" destOrd="0" presId="urn:microsoft.com/office/officeart/2005/8/layout/vProcess5"/>
    <dgm:cxn modelId="{4085EB5E-0375-4389-BFDF-397A5221D950}" type="presOf" srcId="{784788C8-E1DD-433E-B15D-62565D39C555}" destId="{A15A1E8A-9C5C-4016-A514-A2B2C6F49C87}" srcOrd="1" destOrd="0" presId="urn:microsoft.com/office/officeart/2005/8/layout/vProcess5"/>
    <dgm:cxn modelId="{EC0CC5F5-9B24-4698-A38A-0B958AAC9CAF}" type="presOf" srcId="{3F7C0BD3-8B50-48A8-B273-854EE67686C0}" destId="{0058D83B-FA0C-4EB4-9BC0-B74C917B7DAE}" srcOrd="0" destOrd="0" presId="urn:microsoft.com/office/officeart/2005/8/layout/vProcess5"/>
    <dgm:cxn modelId="{F70FD764-D531-4189-A2F4-66101A06AB65}" srcId="{C1696FB1-B21D-4479-B68C-0A3C00B7B170}" destId="{A4372AE7-4EA6-494F-85BA-08A1C0FBF8EC}" srcOrd="0" destOrd="0" parTransId="{B131809A-A0A2-49E3-970C-5B439C804AD2}" sibTransId="{152F1E42-56CD-4625-BF42-0C0924ACD37A}"/>
    <dgm:cxn modelId="{304E5AF3-63A7-42DA-A32A-FE8E37C15876}" srcId="{784788C8-E1DD-433E-B15D-62565D39C555}" destId="{0B5E78BA-468B-43D8-AF69-2FCA50A16BC5}" srcOrd="0" destOrd="0" parTransId="{A7CD54A5-EC17-488E-83B4-5297073F5DA6}" sibTransId="{EB9C67D5-D281-4E43-862D-C3DA3A4BD20C}"/>
    <dgm:cxn modelId="{A3B6C40D-B2B9-43BD-BAB0-49CA4AA7D974}" type="presOf" srcId="{BBF73AB4-86F4-48C2-B9D4-6EC31E7ED5DA}" destId="{98E45738-3280-45A7-B5DA-5E19F18044B6}" srcOrd="1" destOrd="1" presId="urn:microsoft.com/office/officeart/2005/8/layout/vProcess5"/>
    <dgm:cxn modelId="{3E2DE4F7-317E-44EB-BDDF-11700DD51BF7}" type="presOf" srcId="{A4372AE7-4EA6-494F-85BA-08A1C0FBF8EC}" destId="{168485D3-BB1D-4BDE-84B9-673162992D8F}" srcOrd="1" destOrd="1" presId="urn:microsoft.com/office/officeart/2005/8/layout/vProcess5"/>
    <dgm:cxn modelId="{E5138551-616A-4545-AA26-BAD63ADFBFF9}" srcId="{3F7C0BD3-8B50-48A8-B273-854EE67686C0}" destId="{6AB8E128-C3A8-4FF7-9134-07FA5344B285}" srcOrd="1" destOrd="0" parTransId="{449B4492-98E1-43C1-A37B-C850AE14D9FF}" sibTransId="{61073A1F-2BE7-4242-B30A-0BDABB985011}"/>
    <dgm:cxn modelId="{7A0B05D1-923C-4DB3-8D0E-E240577AADA1}" type="presOf" srcId="{0B5E78BA-468B-43D8-AF69-2FCA50A16BC5}" destId="{50C38830-4A62-4122-9CD0-42C5776537B9}" srcOrd="0" destOrd="1" presId="urn:microsoft.com/office/officeart/2005/8/layout/vProcess5"/>
    <dgm:cxn modelId="{53E3C0A3-1BD1-44B7-A943-E6C61AF1C7BC}" type="presParOf" srcId="{0058D83B-FA0C-4EB4-9BC0-B74C917B7DAE}" destId="{3E010CB5-62EE-4A32-B3E8-433A9CD6CA18}" srcOrd="0" destOrd="0" presId="urn:microsoft.com/office/officeart/2005/8/layout/vProcess5"/>
    <dgm:cxn modelId="{A7C4DAB4-4D97-42ED-9A64-B5FB3AEB8632}" type="presParOf" srcId="{0058D83B-FA0C-4EB4-9BC0-B74C917B7DAE}" destId="{EF754ABD-E7FB-4C85-8D1E-4975F471D565}" srcOrd="1" destOrd="0" presId="urn:microsoft.com/office/officeart/2005/8/layout/vProcess5"/>
    <dgm:cxn modelId="{F2BC9369-E68A-4A46-8D35-9BB0DF23166D}" type="presParOf" srcId="{0058D83B-FA0C-4EB4-9BC0-B74C917B7DAE}" destId="{3E176B82-89D1-4CD1-B674-A8541C7198FE}" srcOrd="2" destOrd="0" presId="urn:microsoft.com/office/officeart/2005/8/layout/vProcess5"/>
    <dgm:cxn modelId="{08C140F2-6AF8-4705-AC49-565C0B232E4F}" type="presParOf" srcId="{0058D83B-FA0C-4EB4-9BC0-B74C917B7DAE}" destId="{50C38830-4A62-4122-9CD0-42C5776537B9}" srcOrd="3" destOrd="0" presId="urn:microsoft.com/office/officeart/2005/8/layout/vProcess5"/>
    <dgm:cxn modelId="{CB868576-21D9-4F4E-B455-0E9DC6972654}" type="presParOf" srcId="{0058D83B-FA0C-4EB4-9BC0-B74C917B7DAE}" destId="{7FC06180-D3DD-4173-BB41-D842CF4DF7C2}" srcOrd="4" destOrd="0" presId="urn:microsoft.com/office/officeart/2005/8/layout/vProcess5"/>
    <dgm:cxn modelId="{0FFD92BC-8DBB-42AC-8A53-E8127D5B8B9E}" type="presParOf" srcId="{0058D83B-FA0C-4EB4-9BC0-B74C917B7DAE}" destId="{5FEB2639-8290-436E-9A63-53A2B388FFAF}" srcOrd="5" destOrd="0" presId="urn:microsoft.com/office/officeart/2005/8/layout/vProcess5"/>
    <dgm:cxn modelId="{147B2C5E-1D24-43DF-A088-D55AB5C074F5}" type="presParOf" srcId="{0058D83B-FA0C-4EB4-9BC0-B74C917B7DAE}" destId="{168485D3-BB1D-4BDE-84B9-673162992D8F}" srcOrd="6" destOrd="0" presId="urn:microsoft.com/office/officeart/2005/8/layout/vProcess5"/>
    <dgm:cxn modelId="{04F63E2C-E0C4-4A21-AF6E-2D9A6CAFEB85}" type="presParOf" srcId="{0058D83B-FA0C-4EB4-9BC0-B74C917B7DAE}" destId="{98E45738-3280-45A7-B5DA-5E19F18044B6}" srcOrd="7" destOrd="0" presId="urn:microsoft.com/office/officeart/2005/8/layout/vProcess5"/>
    <dgm:cxn modelId="{F2DFBDF9-B3D9-4924-8E7A-5298DAF32BF7}" type="presParOf" srcId="{0058D83B-FA0C-4EB4-9BC0-B74C917B7DAE}" destId="{A15A1E8A-9C5C-4016-A514-A2B2C6F49C87}" srcOrd="8" destOrd="0" presId="urn:microsoft.com/office/officeart/2005/8/layout/vProcess5"/>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346362-7DF0-8C4C-A25C-6756612789E9}">
      <dsp:nvSpPr>
        <dsp:cNvPr id="0" name=""/>
        <dsp:cNvSpPr/>
      </dsp:nvSpPr>
      <dsp:spPr>
        <a:xfrm>
          <a:off x="0" y="36176"/>
          <a:ext cx="4609701" cy="374400"/>
        </a:xfrm>
        <a:prstGeom prst="roundRect">
          <a:avLst/>
        </a:prstGeom>
        <a:solidFill>
          <a:schemeClr val="bg1">
            <a:lumMod val="7500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de-DE" sz="1600" kern="1200"/>
            <a:t>SWERA</a:t>
          </a:r>
        </a:p>
      </dsp:txBody>
      <dsp:txXfrm>
        <a:off x="18277" y="54453"/>
        <a:ext cx="4573147" cy="337846"/>
      </dsp:txXfrm>
    </dsp:sp>
    <dsp:sp modelId="{97F9209D-2961-D041-BFBF-A73A11A8612B}">
      <dsp:nvSpPr>
        <dsp:cNvPr id="0" name=""/>
        <dsp:cNvSpPr/>
      </dsp:nvSpPr>
      <dsp:spPr>
        <a:xfrm>
          <a:off x="0" y="410576"/>
          <a:ext cx="4609701" cy="26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6358" tIns="20320" rIns="113792" bIns="20320" numCol="1" spcCol="1270" anchor="t" anchorCtr="0">
          <a:noAutofit/>
        </a:bodyPr>
        <a:lstStyle/>
        <a:p>
          <a:pPr marL="114300" lvl="1" indent="-114300" algn="l" defTabSz="533400">
            <a:lnSpc>
              <a:spcPct val="90000"/>
            </a:lnSpc>
            <a:spcBef>
              <a:spcPct val="0"/>
            </a:spcBef>
            <a:spcAft>
              <a:spcPct val="20000"/>
            </a:spcAft>
            <a:buChar char="••"/>
          </a:pPr>
          <a:r>
            <a:rPr lang="de-DE" sz="1200" kern="1200"/>
            <a:t>Wind &amp; Solar Atlas Tool</a:t>
          </a:r>
        </a:p>
      </dsp:txBody>
      <dsp:txXfrm>
        <a:off x="0" y="410576"/>
        <a:ext cx="4609701" cy="264960"/>
      </dsp:txXfrm>
    </dsp:sp>
    <dsp:sp modelId="{1A536710-ED07-5844-8645-477D6EC247CD}">
      <dsp:nvSpPr>
        <dsp:cNvPr id="0" name=""/>
        <dsp:cNvSpPr/>
      </dsp:nvSpPr>
      <dsp:spPr>
        <a:xfrm>
          <a:off x="0" y="675536"/>
          <a:ext cx="4609701" cy="374400"/>
        </a:xfrm>
        <a:prstGeom prst="roundRect">
          <a:avLst/>
        </a:prstGeom>
        <a:solidFill>
          <a:schemeClr val="bg1">
            <a:lumMod val="8500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de-DE" sz="1600" kern="1200"/>
            <a:t>OpenEI</a:t>
          </a:r>
        </a:p>
      </dsp:txBody>
      <dsp:txXfrm>
        <a:off x="18277" y="693813"/>
        <a:ext cx="4573147" cy="337846"/>
      </dsp:txXfrm>
    </dsp:sp>
    <dsp:sp modelId="{C1868171-FE1B-7146-96E8-76AD0E964490}">
      <dsp:nvSpPr>
        <dsp:cNvPr id="0" name=""/>
        <dsp:cNvSpPr/>
      </dsp:nvSpPr>
      <dsp:spPr>
        <a:xfrm>
          <a:off x="0" y="1049936"/>
          <a:ext cx="4609701" cy="26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6358" tIns="20320" rIns="113792" bIns="20320" numCol="1" spcCol="1270" anchor="t" anchorCtr="0">
          <a:noAutofit/>
        </a:bodyPr>
        <a:lstStyle/>
        <a:p>
          <a:pPr marL="114300" lvl="1" indent="-114300" algn="l" defTabSz="533400">
            <a:lnSpc>
              <a:spcPct val="90000"/>
            </a:lnSpc>
            <a:spcBef>
              <a:spcPct val="0"/>
            </a:spcBef>
            <a:spcAft>
              <a:spcPct val="20000"/>
            </a:spcAft>
            <a:buChar char="••"/>
          </a:pPr>
          <a:r>
            <a:rPr lang="de-DE" sz="1200" kern="1200"/>
            <a:t>Information Wiki</a:t>
          </a:r>
        </a:p>
      </dsp:txBody>
      <dsp:txXfrm>
        <a:off x="0" y="1049936"/>
        <a:ext cx="4609701" cy="264960"/>
      </dsp:txXfrm>
    </dsp:sp>
    <dsp:sp modelId="{E99D221A-CF10-7D41-A5D6-7122EEF09562}">
      <dsp:nvSpPr>
        <dsp:cNvPr id="0" name=""/>
        <dsp:cNvSpPr/>
      </dsp:nvSpPr>
      <dsp:spPr>
        <a:xfrm>
          <a:off x="0" y="1314896"/>
          <a:ext cx="4609701" cy="374400"/>
        </a:xfrm>
        <a:prstGeom prst="roundRect">
          <a:avLst/>
        </a:prstGeom>
        <a:solidFill>
          <a:schemeClr val="bg1">
            <a:lumMod val="7500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de-DE" sz="1600" kern="1200"/>
            <a:t>reegle</a:t>
          </a:r>
        </a:p>
      </dsp:txBody>
      <dsp:txXfrm>
        <a:off x="18277" y="1333173"/>
        <a:ext cx="4573147" cy="337846"/>
      </dsp:txXfrm>
    </dsp:sp>
    <dsp:sp modelId="{8CB78CDE-CD4A-EA49-9CB3-BE17F4D60E14}">
      <dsp:nvSpPr>
        <dsp:cNvPr id="0" name=""/>
        <dsp:cNvSpPr/>
      </dsp:nvSpPr>
      <dsp:spPr>
        <a:xfrm>
          <a:off x="0" y="1689296"/>
          <a:ext cx="4609701" cy="26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6358" tIns="20320" rIns="113792" bIns="20320" numCol="1" spcCol="1270" anchor="t" anchorCtr="0">
          <a:noAutofit/>
        </a:bodyPr>
        <a:lstStyle/>
        <a:p>
          <a:pPr marL="114300" lvl="1" indent="-114300" algn="l" defTabSz="533400">
            <a:lnSpc>
              <a:spcPct val="90000"/>
            </a:lnSpc>
            <a:spcBef>
              <a:spcPct val="0"/>
            </a:spcBef>
            <a:spcAft>
              <a:spcPct val="20000"/>
            </a:spcAft>
            <a:buChar char="••"/>
          </a:pPr>
          <a:r>
            <a:rPr lang="de-DE" sz="1200" kern="1200"/>
            <a:t>Focus on Clean Energy &amp; Policies</a:t>
          </a:r>
        </a:p>
      </dsp:txBody>
      <dsp:txXfrm>
        <a:off x="0" y="1689296"/>
        <a:ext cx="4609701" cy="264960"/>
      </dsp:txXfrm>
    </dsp:sp>
    <dsp:sp modelId="{041F8D19-775D-F347-9681-C2D75F533E35}">
      <dsp:nvSpPr>
        <dsp:cNvPr id="0" name=""/>
        <dsp:cNvSpPr/>
      </dsp:nvSpPr>
      <dsp:spPr>
        <a:xfrm>
          <a:off x="0" y="1954256"/>
          <a:ext cx="4609701" cy="374400"/>
        </a:xfrm>
        <a:prstGeom prst="roundRect">
          <a:avLst/>
        </a:prstGeom>
        <a:solidFill>
          <a:schemeClr val="bg1">
            <a:lumMod val="8500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de-DE" sz="1600" kern="1200"/>
            <a:t>REN21 &amp; REEEP</a:t>
          </a:r>
        </a:p>
      </dsp:txBody>
      <dsp:txXfrm>
        <a:off x="18277" y="1972533"/>
        <a:ext cx="4573147" cy="337846"/>
      </dsp:txXfrm>
    </dsp:sp>
    <dsp:sp modelId="{18DBE3F0-1A77-9548-8028-B4606C031292}">
      <dsp:nvSpPr>
        <dsp:cNvPr id="0" name=""/>
        <dsp:cNvSpPr/>
      </dsp:nvSpPr>
      <dsp:spPr>
        <a:xfrm>
          <a:off x="0" y="2328656"/>
          <a:ext cx="4609701" cy="26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6358" tIns="20320" rIns="113792" bIns="20320" numCol="1" spcCol="1270" anchor="t" anchorCtr="0">
          <a:noAutofit/>
        </a:bodyPr>
        <a:lstStyle/>
        <a:p>
          <a:pPr marL="114300" lvl="1" indent="-114300" algn="l" defTabSz="533400">
            <a:lnSpc>
              <a:spcPct val="90000"/>
            </a:lnSpc>
            <a:spcBef>
              <a:spcPct val="0"/>
            </a:spcBef>
            <a:spcAft>
              <a:spcPct val="20000"/>
            </a:spcAft>
            <a:buChar char="••"/>
          </a:pPr>
          <a:r>
            <a:rPr lang="de-DE" sz="1200" kern="1200"/>
            <a:t>Focus on Policies</a:t>
          </a:r>
        </a:p>
      </dsp:txBody>
      <dsp:txXfrm>
        <a:off x="0" y="2328656"/>
        <a:ext cx="4609701" cy="2649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8A8AB-8539-A643-8340-694D4FAB5613}">
      <dsp:nvSpPr>
        <dsp:cNvPr id="0" name=""/>
        <dsp:cNvSpPr/>
      </dsp:nvSpPr>
      <dsp:spPr>
        <a:xfrm>
          <a:off x="1339" y="221981"/>
          <a:ext cx="1192113" cy="476845"/>
        </a:xfrm>
        <a:prstGeom prst="chevron">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de-DE" sz="900" kern="1200"/>
            <a:t>Problem Recognition</a:t>
          </a:r>
        </a:p>
      </dsp:txBody>
      <dsp:txXfrm>
        <a:off x="239762" y="221981"/>
        <a:ext cx="715268" cy="476845"/>
      </dsp:txXfrm>
    </dsp:sp>
    <dsp:sp modelId="{3EC8197F-DB12-B949-88DA-69CD4B9523F0}">
      <dsp:nvSpPr>
        <dsp:cNvPr id="0" name=""/>
        <dsp:cNvSpPr/>
      </dsp:nvSpPr>
      <dsp:spPr>
        <a:xfrm>
          <a:off x="1074241" y="221981"/>
          <a:ext cx="1192113" cy="476845"/>
        </a:xfrm>
        <a:prstGeom prst="chevron">
          <a:avLst/>
        </a:prstGeom>
        <a:solidFill>
          <a:schemeClr val="bg1">
            <a:lumMod val="7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de-DE" sz="900" kern="1200"/>
            <a:t>Information Search</a:t>
          </a:r>
        </a:p>
      </dsp:txBody>
      <dsp:txXfrm>
        <a:off x="1312664" y="221981"/>
        <a:ext cx="715268" cy="476845"/>
      </dsp:txXfrm>
    </dsp:sp>
    <dsp:sp modelId="{9F8A63A8-C38A-264D-A879-79611C73B023}">
      <dsp:nvSpPr>
        <dsp:cNvPr id="0" name=""/>
        <dsp:cNvSpPr/>
      </dsp:nvSpPr>
      <dsp:spPr>
        <a:xfrm>
          <a:off x="2147143" y="221981"/>
          <a:ext cx="1192113" cy="476845"/>
        </a:xfrm>
        <a:prstGeom prst="chevron">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de-DE" sz="900" kern="1200"/>
            <a:t>Evaluation of Alternatives</a:t>
          </a:r>
        </a:p>
      </dsp:txBody>
      <dsp:txXfrm>
        <a:off x="2385566" y="221981"/>
        <a:ext cx="715268" cy="476845"/>
      </dsp:txXfrm>
    </dsp:sp>
    <dsp:sp modelId="{669036B7-3482-3E46-B7B3-2C431C55C818}">
      <dsp:nvSpPr>
        <dsp:cNvPr id="0" name=""/>
        <dsp:cNvSpPr/>
      </dsp:nvSpPr>
      <dsp:spPr>
        <a:xfrm>
          <a:off x="3220045" y="221981"/>
          <a:ext cx="1192113" cy="476845"/>
        </a:xfrm>
        <a:prstGeom prst="chevron">
          <a:avLst/>
        </a:prstGeom>
        <a:solidFill>
          <a:schemeClr val="bg1">
            <a:lumMod val="7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de-DE" sz="900" kern="1200"/>
            <a:t>Decision- Making Process</a:t>
          </a:r>
        </a:p>
      </dsp:txBody>
      <dsp:txXfrm>
        <a:off x="3458468" y="221981"/>
        <a:ext cx="715268" cy="476845"/>
      </dsp:txXfrm>
    </dsp:sp>
    <dsp:sp modelId="{A02F8760-7C88-3848-9CD1-53F6470684FE}">
      <dsp:nvSpPr>
        <dsp:cNvPr id="0" name=""/>
        <dsp:cNvSpPr/>
      </dsp:nvSpPr>
      <dsp:spPr>
        <a:xfrm>
          <a:off x="4292947" y="221981"/>
          <a:ext cx="1192113" cy="476845"/>
        </a:xfrm>
        <a:prstGeom prst="chevron">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de-DE" sz="900" kern="1200"/>
            <a:t>Post-Decisional Behavior</a:t>
          </a:r>
        </a:p>
      </dsp:txBody>
      <dsp:txXfrm>
        <a:off x="4531370" y="221981"/>
        <a:ext cx="715268" cy="4768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FE9D6E-EDFB-4173-AA9C-1B3B6AB5BB96}">
      <dsp:nvSpPr>
        <dsp:cNvPr id="0" name=""/>
        <dsp:cNvSpPr/>
      </dsp:nvSpPr>
      <dsp:spPr>
        <a:xfrm>
          <a:off x="0" y="0"/>
          <a:ext cx="4224528" cy="576072"/>
        </a:xfrm>
        <a:prstGeom prst="roundRect">
          <a:avLst>
            <a:gd name="adj" fmla="val 10000"/>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donor agencies</a:t>
          </a:r>
        </a:p>
        <a:p>
          <a:pPr marL="57150" lvl="1" indent="-57150" algn="l" defTabSz="488950">
            <a:lnSpc>
              <a:spcPct val="90000"/>
            </a:lnSpc>
            <a:spcBef>
              <a:spcPct val="0"/>
            </a:spcBef>
            <a:spcAft>
              <a:spcPct val="15000"/>
            </a:spcAft>
            <a:buChar char="••"/>
          </a:pPr>
          <a:r>
            <a:rPr lang="de-CH" sz="1100" kern="1200"/>
            <a:t>offers training to AEDB</a:t>
          </a:r>
        </a:p>
      </dsp:txBody>
      <dsp:txXfrm>
        <a:off x="16873" y="16873"/>
        <a:ext cx="3535500" cy="542326"/>
      </dsp:txXfrm>
    </dsp:sp>
    <dsp:sp modelId="{2754E652-18EE-46F2-8F2B-F6EDDE29A41A}">
      <dsp:nvSpPr>
        <dsp:cNvPr id="0" name=""/>
        <dsp:cNvSpPr/>
      </dsp:nvSpPr>
      <dsp:spPr>
        <a:xfrm>
          <a:off x="315468" y="656082"/>
          <a:ext cx="4224528" cy="576072"/>
        </a:xfrm>
        <a:prstGeom prst="roundRect">
          <a:avLst>
            <a:gd name="adj" fmla="val 10000"/>
          </a:avLst>
        </a:prstGeom>
        <a:solidFill>
          <a:schemeClr val="bg1">
            <a:lumMod val="7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AEDB</a:t>
          </a:r>
        </a:p>
        <a:p>
          <a:pPr marL="57150" lvl="1" indent="-57150" algn="l" defTabSz="488950">
            <a:lnSpc>
              <a:spcPct val="90000"/>
            </a:lnSpc>
            <a:spcBef>
              <a:spcPct val="0"/>
            </a:spcBef>
            <a:spcAft>
              <a:spcPct val="15000"/>
            </a:spcAft>
            <a:buChar char="••"/>
          </a:pPr>
          <a:r>
            <a:rPr lang="de-CH" sz="1100" kern="1200"/>
            <a:t>looks for right candidates</a:t>
          </a:r>
        </a:p>
      </dsp:txBody>
      <dsp:txXfrm>
        <a:off x="332341" y="672955"/>
        <a:ext cx="3500867" cy="542326"/>
      </dsp:txXfrm>
    </dsp:sp>
    <dsp:sp modelId="{78CB5009-97DC-497B-909C-6ED443300E88}">
      <dsp:nvSpPr>
        <dsp:cNvPr id="0" name=""/>
        <dsp:cNvSpPr/>
      </dsp:nvSpPr>
      <dsp:spPr>
        <a:xfrm>
          <a:off x="630935" y="1312164"/>
          <a:ext cx="4224528" cy="576072"/>
        </a:xfrm>
        <a:prstGeom prst="roundRect">
          <a:avLst>
            <a:gd name="adj" fmla="val 10000"/>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different divisions within AEDB</a:t>
          </a:r>
        </a:p>
        <a:p>
          <a:pPr marL="57150" lvl="1" indent="-57150" algn="l" defTabSz="488950">
            <a:lnSpc>
              <a:spcPct val="90000"/>
            </a:lnSpc>
            <a:spcBef>
              <a:spcPct val="0"/>
            </a:spcBef>
            <a:spcAft>
              <a:spcPct val="15000"/>
            </a:spcAft>
            <a:buChar char="••"/>
          </a:pPr>
          <a:r>
            <a:rPr lang="de-CH" sz="1100" kern="1200"/>
            <a:t>candidates are named</a:t>
          </a:r>
        </a:p>
      </dsp:txBody>
      <dsp:txXfrm>
        <a:off x="647808" y="1329037"/>
        <a:ext cx="3500867" cy="542326"/>
      </dsp:txXfrm>
    </dsp:sp>
    <dsp:sp modelId="{BEB2789D-0951-4200-AB96-AE32DE311E41}">
      <dsp:nvSpPr>
        <dsp:cNvPr id="0" name=""/>
        <dsp:cNvSpPr/>
      </dsp:nvSpPr>
      <dsp:spPr>
        <a:xfrm>
          <a:off x="946404" y="1968246"/>
          <a:ext cx="4224528" cy="576072"/>
        </a:xfrm>
        <a:prstGeom prst="roundRect">
          <a:avLst>
            <a:gd name="adj" fmla="val 10000"/>
          </a:avLst>
        </a:prstGeom>
        <a:solidFill>
          <a:schemeClr val="bg1">
            <a:lumMod val="7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Human Resource</a:t>
          </a:r>
        </a:p>
        <a:p>
          <a:pPr marL="57150" lvl="1" indent="-57150" algn="l" defTabSz="488950">
            <a:lnSpc>
              <a:spcPct val="90000"/>
            </a:lnSpc>
            <a:spcBef>
              <a:spcPct val="0"/>
            </a:spcBef>
            <a:spcAft>
              <a:spcPct val="15000"/>
            </a:spcAft>
            <a:buChar char="••"/>
          </a:pPr>
          <a:r>
            <a:rPr lang="de-CH" sz="1100" kern="1200"/>
            <a:t>checks availability of the candidates</a:t>
          </a:r>
        </a:p>
      </dsp:txBody>
      <dsp:txXfrm>
        <a:off x="963277" y="1985119"/>
        <a:ext cx="3500867" cy="542326"/>
      </dsp:txXfrm>
    </dsp:sp>
    <dsp:sp modelId="{37655A68-5D84-4FF7-9765-AB983DB347DE}">
      <dsp:nvSpPr>
        <dsp:cNvPr id="0" name=""/>
        <dsp:cNvSpPr/>
      </dsp:nvSpPr>
      <dsp:spPr>
        <a:xfrm>
          <a:off x="1261871" y="2624328"/>
          <a:ext cx="4224528" cy="576072"/>
        </a:xfrm>
        <a:prstGeom prst="roundRect">
          <a:avLst>
            <a:gd name="adj" fmla="val 10000"/>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CEO</a:t>
          </a:r>
        </a:p>
        <a:p>
          <a:pPr marL="57150" lvl="1" indent="-57150" algn="l" defTabSz="488950">
            <a:lnSpc>
              <a:spcPct val="90000"/>
            </a:lnSpc>
            <a:spcBef>
              <a:spcPct val="0"/>
            </a:spcBef>
            <a:spcAft>
              <a:spcPct val="15000"/>
            </a:spcAft>
            <a:buChar char="••"/>
          </a:pPr>
          <a:r>
            <a:rPr lang="de-CH" sz="1100" kern="1200"/>
            <a:t>decides who can attend</a:t>
          </a:r>
        </a:p>
      </dsp:txBody>
      <dsp:txXfrm>
        <a:off x="1278744" y="2641201"/>
        <a:ext cx="3500867" cy="542326"/>
      </dsp:txXfrm>
    </dsp:sp>
    <dsp:sp modelId="{F7D2016D-4A9F-4773-BD69-7E33C4260F23}">
      <dsp:nvSpPr>
        <dsp:cNvPr id="0" name=""/>
        <dsp:cNvSpPr/>
      </dsp:nvSpPr>
      <dsp:spPr>
        <a:xfrm>
          <a:off x="3850081" y="420852"/>
          <a:ext cx="374446" cy="374446"/>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3934331" y="420852"/>
        <a:ext cx="205946" cy="281771"/>
      </dsp:txXfrm>
    </dsp:sp>
    <dsp:sp modelId="{64434147-2573-44D0-ABEC-BB50AFC11954}">
      <dsp:nvSpPr>
        <dsp:cNvPr id="0" name=""/>
        <dsp:cNvSpPr/>
      </dsp:nvSpPr>
      <dsp:spPr>
        <a:xfrm>
          <a:off x="4165549" y="1076934"/>
          <a:ext cx="374446" cy="374446"/>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4249799" y="1076934"/>
        <a:ext cx="205946" cy="281771"/>
      </dsp:txXfrm>
    </dsp:sp>
    <dsp:sp modelId="{4645FBB0-C175-480E-AA8F-9B9DD30175C7}">
      <dsp:nvSpPr>
        <dsp:cNvPr id="0" name=""/>
        <dsp:cNvSpPr/>
      </dsp:nvSpPr>
      <dsp:spPr>
        <a:xfrm>
          <a:off x="4481017" y="1723415"/>
          <a:ext cx="374446" cy="374446"/>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4565267" y="1723415"/>
        <a:ext cx="205946" cy="281771"/>
      </dsp:txXfrm>
    </dsp:sp>
    <dsp:sp modelId="{21A1D0AE-7EB3-4725-B3C9-82D0C5A74C3D}">
      <dsp:nvSpPr>
        <dsp:cNvPr id="0" name=""/>
        <dsp:cNvSpPr/>
      </dsp:nvSpPr>
      <dsp:spPr>
        <a:xfrm>
          <a:off x="4796485" y="2385898"/>
          <a:ext cx="374446" cy="374446"/>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4880735" y="2385898"/>
        <a:ext cx="205946" cy="28177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8CE4B2-1B89-4C95-96AC-6E11B843B19A}">
      <dsp:nvSpPr>
        <dsp:cNvPr id="0" name=""/>
        <dsp:cNvSpPr/>
      </dsp:nvSpPr>
      <dsp:spPr>
        <a:xfrm>
          <a:off x="0" y="0"/>
          <a:ext cx="4224528" cy="576072"/>
        </a:xfrm>
        <a:prstGeom prst="roundRect">
          <a:avLst>
            <a:gd name="adj" fmla="val 10000"/>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Donor Agencies</a:t>
          </a:r>
        </a:p>
        <a:p>
          <a:pPr marL="57150" lvl="1" indent="-57150" algn="l" defTabSz="488950">
            <a:lnSpc>
              <a:spcPct val="90000"/>
            </a:lnSpc>
            <a:spcBef>
              <a:spcPct val="0"/>
            </a:spcBef>
            <a:spcAft>
              <a:spcPct val="15000"/>
            </a:spcAft>
            <a:buChar char="••"/>
          </a:pPr>
          <a:r>
            <a:rPr lang="de-CH" sz="1100" kern="1200"/>
            <a:t>offers training</a:t>
          </a:r>
        </a:p>
      </dsp:txBody>
      <dsp:txXfrm>
        <a:off x="16873" y="16873"/>
        <a:ext cx="3535500" cy="542326"/>
      </dsp:txXfrm>
    </dsp:sp>
    <dsp:sp modelId="{01737C27-F1A2-42EC-B0B3-5DC29DCA8396}">
      <dsp:nvSpPr>
        <dsp:cNvPr id="0" name=""/>
        <dsp:cNvSpPr/>
      </dsp:nvSpPr>
      <dsp:spPr>
        <a:xfrm>
          <a:off x="315468" y="656082"/>
          <a:ext cx="4224528" cy="576072"/>
        </a:xfrm>
        <a:prstGeom prst="roundRect">
          <a:avLst>
            <a:gd name="adj" fmla="val 10000"/>
          </a:avLst>
        </a:prstGeom>
        <a:solidFill>
          <a:schemeClr val="bg1">
            <a:lumMod val="7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EAD</a:t>
          </a:r>
        </a:p>
        <a:p>
          <a:pPr marL="57150" lvl="1" indent="-57150" algn="l" defTabSz="488950">
            <a:lnSpc>
              <a:spcPct val="90000"/>
            </a:lnSpc>
            <a:spcBef>
              <a:spcPct val="0"/>
            </a:spcBef>
            <a:spcAft>
              <a:spcPct val="15000"/>
            </a:spcAft>
            <a:buChar char="••"/>
          </a:pPr>
          <a:r>
            <a:rPr lang="de-CH" sz="1100" kern="1200"/>
            <a:t>channels training to provincial governments</a:t>
          </a:r>
        </a:p>
      </dsp:txBody>
      <dsp:txXfrm>
        <a:off x="332341" y="672955"/>
        <a:ext cx="3500867" cy="542326"/>
      </dsp:txXfrm>
    </dsp:sp>
    <dsp:sp modelId="{4A0B4C74-1B6A-49DB-9D9D-8B10F3AB533A}">
      <dsp:nvSpPr>
        <dsp:cNvPr id="0" name=""/>
        <dsp:cNvSpPr/>
      </dsp:nvSpPr>
      <dsp:spPr>
        <a:xfrm>
          <a:off x="630935" y="1312164"/>
          <a:ext cx="4224528" cy="576072"/>
        </a:xfrm>
        <a:prstGeom prst="roundRect">
          <a:avLst>
            <a:gd name="adj" fmla="val 10000"/>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Chief Secretary</a:t>
          </a:r>
        </a:p>
        <a:p>
          <a:pPr marL="57150" lvl="1" indent="-57150" algn="l" defTabSz="488950">
            <a:lnSpc>
              <a:spcPct val="90000"/>
            </a:lnSpc>
            <a:spcBef>
              <a:spcPct val="0"/>
            </a:spcBef>
            <a:spcAft>
              <a:spcPct val="15000"/>
            </a:spcAft>
            <a:buChar char="••"/>
          </a:pPr>
          <a:r>
            <a:rPr lang="de-CH" sz="1100" kern="1200"/>
            <a:t>forwards training to P&amp;D</a:t>
          </a:r>
        </a:p>
      </dsp:txBody>
      <dsp:txXfrm>
        <a:off x="647808" y="1329037"/>
        <a:ext cx="3500867" cy="542326"/>
      </dsp:txXfrm>
    </dsp:sp>
    <dsp:sp modelId="{8B189CB3-540C-463F-A093-4B1A338F6265}">
      <dsp:nvSpPr>
        <dsp:cNvPr id="0" name=""/>
        <dsp:cNvSpPr/>
      </dsp:nvSpPr>
      <dsp:spPr>
        <a:xfrm>
          <a:off x="946404" y="1968246"/>
          <a:ext cx="4224528" cy="576072"/>
        </a:xfrm>
        <a:prstGeom prst="roundRect">
          <a:avLst>
            <a:gd name="adj" fmla="val 10000"/>
          </a:avLst>
        </a:prstGeom>
        <a:solidFill>
          <a:schemeClr val="bg1">
            <a:lumMod val="7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P&amp;D</a:t>
          </a:r>
        </a:p>
        <a:p>
          <a:pPr marL="57150" lvl="1" indent="-57150" algn="l" defTabSz="488950">
            <a:lnSpc>
              <a:spcPct val="90000"/>
            </a:lnSpc>
            <a:spcBef>
              <a:spcPct val="0"/>
            </a:spcBef>
            <a:spcAft>
              <a:spcPct val="15000"/>
            </a:spcAft>
            <a:buChar char="••"/>
          </a:pPr>
          <a:r>
            <a:rPr lang="de-CH" sz="1100" kern="1200"/>
            <a:t>looks for candidates</a:t>
          </a:r>
        </a:p>
      </dsp:txBody>
      <dsp:txXfrm>
        <a:off x="963277" y="1985119"/>
        <a:ext cx="3500867" cy="542326"/>
      </dsp:txXfrm>
    </dsp:sp>
    <dsp:sp modelId="{5C0A7AAF-8033-4EC3-9CE7-785856E22062}">
      <dsp:nvSpPr>
        <dsp:cNvPr id="0" name=""/>
        <dsp:cNvSpPr/>
      </dsp:nvSpPr>
      <dsp:spPr>
        <a:xfrm>
          <a:off x="1261871" y="2624328"/>
          <a:ext cx="4224528" cy="576072"/>
        </a:xfrm>
        <a:prstGeom prst="roundRect">
          <a:avLst>
            <a:gd name="adj" fmla="val 10000"/>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section officers</a:t>
          </a:r>
        </a:p>
        <a:p>
          <a:pPr marL="57150" lvl="1" indent="-57150" algn="l" defTabSz="488950">
            <a:lnSpc>
              <a:spcPct val="90000"/>
            </a:lnSpc>
            <a:spcBef>
              <a:spcPct val="0"/>
            </a:spcBef>
            <a:spcAft>
              <a:spcPct val="15000"/>
            </a:spcAft>
            <a:buChar char="••"/>
          </a:pPr>
          <a:r>
            <a:rPr lang="de-CH" sz="1100" kern="1200"/>
            <a:t>receives applications from candidates</a:t>
          </a:r>
        </a:p>
      </dsp:txBody>
      <dsp:txXfrm>
        <a:off x="1278744" y="2641201"/>
        <a:ext cx="3500867" cy="542326"/>
      </dsp:txXfrm>
    </dsp:sp>
    <dsp:sp modelId="{2E131051-1D03-4838-B297-48C3FA6DE2EF}">
      <dsp:nvSpPr>
        <dsp:cNvPr id="0" name=""/>
        <dsp:cNvSpPr/>
      </dsp:nvSpPr>
      <dsp:spPr>
        <a:xfrm>
          <a:off x="3850081" y="420852"/>
          <a:ext cx="374446" cy="374446"/>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3934331" y="420852"/>
        <a:ext cx="205946" cy="281771"/>
      </dsp:txXfrm>
    </dsp:sp>
    <dsp:sp modelId="{9EB4849B-2C8D-40E2-919D-1E42C08735AA}">
      <dsp:nvSpPr>
        <dsp:cNvPr id="0" name=""/>
        <dsp:cNvSpPr/>
      </dsp:nvSpPr>
      <dsp:spPr>
        <a:xfrm>
          <a:off x="4165549" y="1076934"/>
          <a:ext cx="374446" cy="374446"/>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4249799" y="1076934"/>
        <a:ext cx="205946" cy="281771"/>
      </dsp:txXfrm>
    </dsp:sp>
    <dsp:sp modelId="{C066386C-AAD9-4980-A83D-3E9ACE4794A1}">
      <dsp:nvSpPr>
        <dsp:cNvPr id="0" name=""/>
        <dsp:cNvSpPr/>
      </dsp:nvSpPr>
      <dsp:spPr>
        <a:xfrm>
          <a:off x="4481017" y="1723415"/>
          <a:ext cx="374446" cy="374446"/>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4565267" y="1723415"/>
        <a:ext cx="205946" cy="281771"/>
      </dsp:txXfrm>
    </dsp:sp>
    <dsp:sp modelId="{2A343B34-CF6F-4441-9093-15064D292718}">
      <dsp:nvSpPr>
        <dsp:cNvPr id="0" name=""/>
        <dsp:cNvSpPr/>
      </dsp:nvSpPr>
      <dsp:spPr>
        <a:xfrm>
          <a:off x="4796485" y="2385898"/>
          <a:ext cx="374446" cy="374446"/>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4880735" y="2385898"/>
        <a:ext cx="205946" cy="28177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0ECC2B-1963-4F4B-838E-82DF2E647673}">
      <dsp:nvSpPr>
        <dsp:cNvPr id="0" name=""/>
        <dsp:cNvSpPr/>
      </dsp:nvSpPr>
      <dsp:spPr>
        <a:xfrm>
          <a:off x="0" y="0"/>
          <a:ext cx="4446369" cy="562796"/>
        </a:xfrm>
        <a:prstGeom prst="roundRect">
          <a:avLst>
            <a:gd name="adj" fmla="val 10000"/>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solidFill>
                <a:sysClr val="windowText" lastClr="000000"/>
              </a:solidFill>
            </a:rPr>
            <a:t>Employee</a:t>
          </a:r>
        </a:p>
        <a:p>
          <a:pPr marL="57150" lvl="1" indent="-57150" algn="l" defTabSz="488950">
            <a:lnSpc>
              <a:spcPct val="90000"/>
            </a:lnSpc>
            <a:spcBef>
              <a:spcPct val="0"/>
            </a:spcBef>
            <a:spcAft>
              <a:spcPct val="15000"/>
            </a:spcAft>
            <a:buChar char="••"/>
          </a:pPr>
          <a:r>
            <a:rPr lang="de-CH" sz="1100" kern="1200">
              <a:solidFill>
                <a:sysClr val="windowText" lastClr="000000"/>
              </a:solidFill>
            </a:rPr>
            <a:t>applies with application for a training</a:t>
          </a:r>
        </a:p>
      </dsp:txBody>
      <dsp:txXfrm>
        <a:off x="16484" y="16484"/>
        <a:ext cx="3791511" cy="529828"/>
      </dsp:txXfrm>
    </dsp:sp>
    <dsp:sp modelId="{8D094775-8ABE-4563-935B-370732C2D367}">
      <dsp:nvSpPr>
        <dsp:cNvPr id="0" name=""/>
        <dsp:cNvSpPr/>
      </dsp:nvSpPr>
      <dsp:spPr>
        <a:xfrm>
          <a:off x="372383" y="665123"/>
          <a:ext cx="4446369" cy="562796"/>
        </a:xfrm>
        <a:prstGeom prst="roundRect">
          <a:avLst>
            <a:gd name="adj" fmla="val 10000"/>
          </a:avLst>
        </a:prstGeom>
        <a:solidFill>
          <a:schemeClr val="bg1">
            <a:lumMod val="7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solidFill>
                <a:sysClr val="windowText" lastClr="000000"/>
              </a:solidFill>
            </a:rPr>
            <a:t>Respective Senior</a:t>
          </a:r>
        </a:p>
        <a:p>
          <a:pPr marL="57150" lvl="1" indent="-57150" algn="l" defTabSz="488950">
            <a:lnSpc>
              <a:spcPct val="90000"/>
            </a:lnSpc>
            <a:spcBef>
              <a:spcPct val="0"/>
            </a:spcBef>
            <a:spcAft>
              <a:spcPct val="15000"/>
            </a:spcAft>
            <a:buChar char="••"/>
          </a:pPr>
          <a:r>
            <a:rPr lang="de-CH" sz="1100" kern="1200">
              <a:solidFill>
                <a:sysClr val="windowText" lastClr="000000"/>
              </a:solidFill>
            </a:rPr>
            <a:t>pursues the application</a:t>
          </a:r>
        </a:p>
      </dsp:txBody>
      <dsp:txXfrm>
        <a:off x="388867" y="681607"/>
        <a:ext cx="3675200" cy="529828"/>
      </dsp:txXfrm>
    </dsp:sp>
    <dsp:sp modelId="{5F54CA56-5893-4969-88D3-EFC4C2F184B7}">
      <dsp:nvSpPr>
        <dsp:cNvPr id="0" name=""/>
        <dsp:cNvSpPr/>
      </dsp:nvSpPr>
      <dsp:spPr>
        <a:xfrm>
          <a:off x="739208" y="1330246"/>
          <a:ext cx="4446369" cy="562796"/>
        </a:xfrm>
        <a:prstGeom prst="roundRect">
          <a:avLst>
            <a:gd name="adj" fmla="val 10000"/>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solidFill>
                <a:sysClr val="windowText" lastClr="000000"/>
              </a:solidFill>
            </a:rPr>
            <a:t>Respective Senior</a:t>
          </a:r>
        </a:p>
        <a:p>
          <a:pPr marL="57150" lvl="1" indent="-57150" algn="l" defTabSz="488950">
            <a:lnSpc>
              <a:spcPct val="90000"/>
            </a:lnSpc>
            <a:spcBef>
              <a:spcPct val="0"/>
            </a:spcBef>
            <a:spcAft>
              <a:spcPct val="15000"/>
            </a:spcAft>
            <a:buChar char="••"/>
          </a:pPr>
          <a:r>
            <a:rPr lang="de-CH" sz="1100" kern="1200">
              <a:solidFill>
                <a:sysClr val="windowText" lastClr="000000"/>
              </a:solidFill>
            </a:rPr>
            <a:t>pursues the application</a:t>
          </a:r>
        </a:p>
      </dsp:txBody>
      <dsp:txXfrm>
        <a:off x="755692" y="1346730"/>
        <a:ext cx="3680758" cy="529828"/>
      </dsp:txXfrm>
    </dsp:sp>
    <dsp:sp modelId="{806EBC69-B9BA-4F76-8F0C-AC170236952A}">
      <dsp:nvSpPr>
        <dsp:cNvPr id="0" name=""/>
        <dsp:cNvSpPr/>
      </dsp:nvSpPr>
      <dsp:spPr>
        <a:xfrm>
          <a:off x="1111592" y="1995369"/>
          <a:ext cx="4446369" cy="562796"/>
        </a:xfrm>
        <a:prstGeom prst="roundRect">
          <a:avLst>
            <a:gd name="adj" fmla="val 10000"/>
          </a:avLst>
        </a:prstGeom>
        <a:solidFill>
          <a:schemeClr val="bg1">
            <a:lumMod val="7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solidFill>
                <a:sysClr val="windowText" lastClr="000000"/>
              </a:solidFill>
            </a:rPr>
            <a:t>Chief Operating Officer</a:t>
          </a:r>
        </a:p>
        <a:p>
          <a:pPr marL="57150" lvl="1" indent="-57150" algn="l" defTabSz="488950">
            <a:lnSpc>
              <a:spcPct val="90000"/>
            </a:lnSpc>
            <a:spcBef>
              <a:spcPct val="0"/>
            </a:spcBef>
            <a:spcAft>
              <a:spcPct val="15000"/>
            </a:spcAft>
            <a:buChar char="••"/>
          </a:pPr>
          <a:r>
            <a:rPr lang="de-CH" sz="1100" kern="1200">
              <a:solidFill>
                <a:sysClr val="windowText" lastClr="000000"/>
              </a:solidFill>
            </a:rPr>
            <a:t>decides</a:t>
          </a:r>
        </a:p>
      </dsp:txBody>
      <dsp:txXfrm>
        <a:off x="1128076" y="2011853"/>
        <a:ext cx="3675200" cy="529828"/>
      </dsp:txXfrm>
    </dsp:sp>
    <dsp:sp modelId="{18A2D445-CF44-4757-BF8C-DF611D6B0E4D}">
      <dsp:nvSpPr>
        <dsp:cNvPr id="0" name=""/>
        <dsp:cNvSpPr/>
      </dsp:nvSpPr>
      <dsp:spPr>
        <a:xfrm>
          <a:off x="4080551" y="431050"/>
          <a:ext cx="365817" cy="365817"/>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4162860" y="431050"/>
        <a:ext cx="201199" cy="275277"/>
      </dsp:txXfrm>
    </dsp:sp>
    <dsp:sp modelId="{A0B208FE-2502-4004-AB9D-F7543E77AA30}">
      <dsp:nvSpPr>
        <dsp:cNvPr id="0" name=""/>
        <dsp:cNvSpPr/>
      </dsp:nvSpPr>
      <dsp:spPr>
        <a:xfrm>
          <a:off x="4452935" y="1096174"/>
          <a:ext cx="365817" cy="365817"/>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4535244" y="1096174"/>
        <a:ext cx="201199" cy="275277"/>
      </dsp:txXfrm>
    </dsp:sp>
    <dsp:sp modelId="{411DB972-1B11-4C1B-95DF-3ADA269FDD57}">
      <dsp:nvSpPr>
        <dsp:cNvPr id="0" name=""/>
        <dsp:cNvSpPr/>
      </dsp:nvSpPr>
      <dsp:spPr>
        <a:xfrm>
          <a:off x="4819760" y="1761297"/>
          <a:ext cx="365817" cy="365817"/>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de-CH" sz="1700" kern="1200"/>
        </a:p>
      </dsp:txBody>
      <dsp:txXfrm>
        <a:off x="4902069" y="1761297"/>
        <a:ext cx="201199" cy="27527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754ABD-E7FB-4C85-8D1E-4975F471D565}">
      <dsp:nvSpPr>
        <dsp:cNvPr id="0" name=""/>
        <dsp:cNvSpPr/>
      </dsp:nvSpPr>
      <dsp:spPr>
        <a:xfrm>
          <a:off x="137944" y="57167"/>
          <a:ext cx="4387550" cy="574154"/>
        </a:xfrm>
        <a:prstGeom prst="roundRect">
          <a:avLst>
            <a:gd name="adj" fmla="val 10000"/>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Employee</a:t>
          </a:r>
        </a:p>
        <a:p>
          <a:pPr marL="57150" lvl="1" indent="-57150" algn="l" defTabSz="488950">
            <a:lnSpc>
              <a:spcPct val="90000"/>
            </a:lnSpc>
            <a:spcBef>
              <a:spcPct val="0"/>
            </a:spcBef>
            <a:spcAft>
              <a:spcPct val="15000"/>
            </a:spcAft>
            <a:buChar char="••"/>
          </a:pPr>
          <a:r>
            <a:rPr lang="de-CH" sz="1100" kern="1200"/>
            <a:t>applies with application for a training</a:t>
          </a:r>
        </a:p>
      </dsp:txBody>
      <dsp:txXfrm>
        <a:off x="154760" y="73983"/>
        <a:ext cx="3784745" cy="540522"/>
      </dsp:txXfrm>
    </dsp:sp>
    <dsp:sp modelId="{3E176B82-89D1-4CD1-B674-A8541C7198FE}">
      <dsp:nvSpPr>
        <dsp:cNvPr id="0" name=""/>
        <dsp:cNvSpPr/>
      </dsp:nvSpPr>
      <dsp:spPr>
        <a:xfrm>
          <a:off x="549424" y="724503"/>
          <a:ext cx="4387550" cy="574154"/>
        </a:xfrm>
        <a:prstGeom prst="roundRect">
          <a:avLst>
            <a:gd name="adj" fmla="val 10000"/>
          </a:avLst>
        </a:prstGeom>
        <a:solidFill>
          <a:schemeClr val="bg1">
            <a:lumMod val="7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Project</a:t>
          </a:r>
          <a:r>
            <a:rPr lang="de-CH" sz="1600" kern="1200"/>
            <a:t> </a:t>
          </a:r>
          <a:r>
            <a:rPr lang="de-CH" sz="1400" kern="1200"/>
            <a:t>Officer</a:t>
          </a:r>
        </a:p>
        <a:p>
          <a:pPr marL="57150" lvl="1" indent="-57150" algn="l" defTabSz="488950">
            <a:lnSpc>
              <a:spcPct val="90000"/>
            </a:lnSpc>
            <a:spcBef>
              <a:spcPct val="0"/>
            </a:spcBef>
            <a:spcAft>
              <a:spcPct val="15000"/>
            </a:spcAft>
            <a:buChar char="••"/>
          </a:pPr>
          <a:r>
            <a:rPr lang="de-CH" sz="1100" kern="1200"/>
            <a:t>forwards application to HR</a:t>
          </a:r>
        </a:p>
      </dsp:txBody>
      <dsp:txXfrm>
        <a:off x="566240" y="741319"/>
        <a:ext cx="3604251" cy="540522"/>
      </dsp:txXfrm>
    </dsp:sp>
    <dsp:sp modelId="{50C38830-4A62-4122-9CD0-42C5776537B9}">
      <dsp:nvSpPr>
        <dsp:cNvPr id="0" name=""/>
        <dsp:cNvSpPr/>
      </dsp:nvSpPr>
      <dsp:spPr>
        <a:xfrm>
          <a:off x="960904" y="1399842"/>
          <a:ext cx="4387550" cy="574154"/>
        </a:xfrm>
        <a:prstGeom prst="roundRect">
          <a:avLst>
            <a:gd name="adj" fmla="val 10000"/>
          </a:avLst>
        </a:prstGeom>
        <a:solidFill>
          <a:schemeClr val="bg1">
            <a:lumMod val="85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de-CH" sz="1400" kern="1200"/>
            <a:t>Human</a:t>
          </a:r>
          <a:r>
            <a:rPr lang="de-CH" sz="1600" kern="1200"/>
            <a:t> </a:t>
          </a:r>
          <a:r>
            <a:rPr lang="de-CH" sz="1400" kern="1200"/>
            <a:t>Resource</a:t>
          </a:r>
        </a:p>
        <a:p>
          <a:pPr marL="57150" lvl="1" indent="-57150" algn="l" defTabSz="488950">
            <a:lnSpc>
              <a:spcPct val="90000"/>
            </a:lnSpc>
            <a:spcBef>
              <a:spcPct val="0"/>
            </a:spcBef>
            <a:spcAft>
              <a:spcPct val="15000"/>
            </a:spcAft>
            <a:buChar char="••"/>
          </a:pPr>
          <a:r>
            <a:rPr lang="de-CH" sz="1100" kern="1200"/>
            <a:t>Checks</a:t>
          </a:r>
          <a:r>
            <a:rPr lang="de-CH" sz="1200" kern="1200"/>
            <a:t> </a:t>
          </a:r>
          <a:r>
            <a:rPr lang="de-CH" sz="1100" kern="1200"/>
            <a:t>for</a:t>
          </a:r>
          <a:r>
            <a:rPr lang="de-CH" sz="1200" kern="1200"/>
            <a:t> </a:t>
          </a:r>
          <a:r>
            <a:rPr lang="de-CH" sz="1100" kern="1200"/>
            <a:t>budget</a:t>
          </a:r>
          <a:r>
            <a:rPr lang="de-CH" sz="1200" kern="1200"/>
            <a:t> </a:t>
          </a:r>
          <a:r>
            <a:rPr lang="de-CH" sz="1100" kern="1200"/>
            <a:t>&amp;</a:t>
          </a:r>
          <a:r>
            <a:rPr lang="de-CH" sz="1200" kern="1200"/>
            <a:t> </a:t>
          </a:r>
          <a:r>
            <a:rPr lang="de-CH" sz="1100" kern="1200"/>
            <a:t>decides</a:t>
          </a:r>
        </a:p>
      </dsp:txBody>
      <dsp:txXfrm>
        <a:off x="977720" y="1416658"/>
        <a:ext cx="3604251" cy="540522"/>
      </dsp:txXfrm>
    </dsp:sp>
    <dsp:sp modelId="{7FC06180-D3DD-4173-BB41-D842CF4DF7C2}">
      <dsp:nvSpPr>
        <dsp:cNvPr id="0" name=""/>
        <dsp:cNvSpPr/>
      </dsp:nvSpPr>
      <dsp:spPr>
        <a:xfrm>
          <a:off x="4117365" y="468598"/>
          <a:ext cx="402014" cy="385326"/>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endParaRPr lang="de-CH" sz="1800" kern="1200"/>
        </a:p>
      </dsp:txBody>
      <dsp:txXfrm>
        <a:off x="4207818" y="468598"/>
        <a:ext cx="221108" cy="289958"/>
      </dsp:txXfrm>
    </dsp:sp>
    <dsp:sp modelId="{5FEB2639-8290-436E-9A63-53A2B388FFAF}">
      <dsp:nvSpPr>
        <dsp:cNvPr id="0" name=""/>
        <dsp:cNvSpPr/>
      </dsp:nvSpPr>
      <dsp:spPr>
        <a:xfrm>
          <a:off x="4528845" y="1141530"/>
          <a:ext cx="402014" cy="385326"/>
        </a:xfrm>
        <a:prstGeom prst="downArrow">
          <a:avLst>
            <a:gd name="adj1" fmla="val 55000"/>
            <a:gd name="adj2" fmla="val 45000"/>
          </a:avLst>
        </a:prstGeom>
        <a:solidFill>
          <a:schemeClr val="tx1">
            <a:alpha val="9000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endParaRPr lang="de-CH" sz="1800" kern="1200"/>
        </a:p>
      </dsp:txBody>
      <dsp:txXfrm>
        <a:off x="4619298" y="1141530"/>
        <a:ext cx="221108" cy="289958"/>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0DC8E-A1A0-460E-869F-3C120CD5D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18193</Words>
  <Characters>114617</Characters>
  <Application>Microsoft Office Word</Application>
  <DocSecurity>0</DocSecurity>
  <Lines>955</Lines>
  <Paragraphs>265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Grau</dc:creator>
  <cp:keywords/>
  <dc:description/>
  <cp:lastModifiedBy>Grau Jan, ENT-BIZ-PSR-ANA-DA</cp:lastModifiedBy>
  <cp:revision>9</cp:revision>
  <cp:lastPrinted>2015-11-02T18:17:00Z</cp:lastPrinted>
  <dcterms:created xsi:type="dcterms:W3CDTF">2015-11-02T14:32:00Z</dcterms:created>
  <dcterms:modified xsi:type="dcterms:W3CDTF">2015-11-06T20:12:00Z</dcterms:modified>
</cp:coreProperties>
</file>